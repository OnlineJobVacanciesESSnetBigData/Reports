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06CA8" w:rsidRPr="00BE49A6" w:rsidRDefault="00006CA8" w:rsidP="00006CA8">
      <w:pPr>
        <w:rPr>
          <w:b/>
          <w:spacing w:val="36"/>
          <w:sz w:val="36"/>
          <w:szCs w:val="24"/>
          <w:lang w:val="en-GB"/>
        </w:rPr>
      </w:pPr>
      <w:bookmarkStart w:id="0" w:name="_Hlk14873589"/>
      <w:bookmarkEnd w:id="0"/>
      <w:r w:rsidRPr="00BE49A6">
        <w:rPr>
          <w:b/>
          <w:spacing w:val="36"/>
          <w:sz w:val="36"/>
          <w:szCs w:val="24"/>
          <w:lang w:val="en-GB" w:eastAsia="nl-NL"/>
        </w:rPr>
        <w:tab/>
      </w:r>
      <w:r w:rsidRPr="00BE49A6">
        <w:rPr>
          <w:rFonts w:eastAsia="Times New Roman"/>
          <w:noProof/>
          <w:sz w:val="20"/>
          <w:szCs w:val="20"/>
          <w:lang w:eastAsia="de-DE"/>
        </w:rPr>
        <w:drawing>
          <wp:inline distT="0" distB="0" distL="0" distR="0" wp14:anchorId="2499BBFF" wp14:editId="38CDEFD1">
            <wp:extent cx="1752600" cy="561975"/>
            <wp:effectExtent l="0" t="0" r="0" b="0"/>
            <wp:docPr id="12" name="Afbeelding 4" descr="cid:FF0C5DD7075E7D43BCF4E4A2C0F6F5C8@ec.europa.e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FF0C5DD7075E7D43BCF4E4A2C0F6F5C8@ec.europa.eu"/>
                    <pic:cNvPicPr>
                      <a:picLocks noChangeAspect="1" noChangeArrowheads="1"/>
                    </pic:cNvPicPr>
                  </pic:nvPicPr>
                  <pic:blipFill>
                    <a:blip r:embed="rId8" r:link="rId9" cstate="print">
                      <a:extLst>
                        <a:ext uri="{28A0092B-C50C-407E-A947-70E740481C1C}">
                          <a14:useLocalDpi xmlns:a14="http://schemas.microsoft.com/office/drawing/2010/main" val="0"/>
                        </a:ext>
                      </a:extLst>
                    </a:blip>
                    <a:srcRect/>
                    <a:stretch>
                      <a:fillRect/>
                    </a:stretch>
                  </pic:blipFill>
                  <pic:spPr bwMode="auto">
                    <a:xfrm>
                      <a:off x="0" y="0"/>
                      <a:ext cx="1752788" cy="562035"/>
                    </a:xfrm>
                    <a:prstGeom prst="rect">
                      <a:avLst/>
                    </a:prstGeom>
                    <a:noFill/>
                    <a:ln>
                      <a:noFill/>
                    </a:ln>
                  </pic:spPr>
                </pic:pic>
              </a:graphicData>
            </a:graphic>
          </wp:inline>
        </w:drawing>
      </w:r>
      <w:r w:rsidRPr="00BE49A6">
        <w:rPr>
          <w:b/>
          <w:spacing w:val="36"/>
          <w:sz w:val="36"/>
          <w:szCs w:val="24"/>
          <w:lang w:val="en-GB" w:eastAsia="nl-NL"/>
        </w:rPr>
        <w:tab/>
      </w:r>
      <w:r w:rsidRPr="00BE49A6">
        <w:rPr>
          <w:b/>
          <w:spacing w:val="36"/>
          <w:sz w:val="36"/>
          <w:szCs w:val="24"/>
          <w:lang w:val="en-GB" w:eastAsia="nl-NL"/>
        </w:rPr>
        <w:tab/>
      </w:r>
      <w:r w:rsidRPr="00BE49A6">
        <w:rPr>
          <w:b/>
          <w:spacing w:val="36"/>
          <w:sz w:val="36"/>
          <w:szCs w:val="24"/>
          <w:lang w:val="en-GB" w:eastAsia="nl-NL"/>
        </w:rPr>
        <w:tab/>
      </w:r>
      <w:r w:rsidRPr="00BE49A6">
        <w:rPr>
          <w:b/>
          <w:spacing w:val="36"/>
          <w:sz w:val="36"/>
          <w:szCs w:val="24"/>
          <w:lang w:val="en-GB" w:eastAsia="nl-NL"/>
        </w:rPr>
        <w:tab/>
      </w:r>
      <w:r w:rsidRPr="00BE49A6">
        <w:rPr>
          <w:b/>
          <w:spacing w:val="36"/>
          <w:sz w:val="36"/>
          <w:szCs w:val="24"/>
          <w:lang w:val="en-GB"/>
        </w:rPr>
        <w:tab/>
      </w:r>
      <w:r w:rsidRPr="00BE49A6">
        <w:rPr>
          <w:noProof/>
          <w:lang w:eastAsia="de-DE"/>
        </w:rPr>
        <w:drawing>
          <wp:inline distT="0" distB="0" distL="0" distR="0" wp14:anchorId="4F75F805" wp14:editId="7BB8C283">
            <wp:extent cx="1589906" cy="1123056"/>
            <wp:effectExtent l="0" t="0" r="0" b="1270"/>
            <wp:docPr id="13" name="Afbeelding 1" descr="C:\Users\PSJS\AppData\Local\Microsoft\Windows\INetCache\Content.Outlook\HV93PY48\EssnetBigData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SJS\AppData\Local\Microsoft\Windows\INetCache\Content.Outlook\HV93PY48\EssnetBigData_logo.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610497" cy="1137601"/>
                    </a:xfrm>
                    <a:prstGeom prst="rect">
                      <a:avLst/>
                    </a:prstGeom>
                    <a:noFill/>
                    <a:ln>
                      <a:noFill/>
                    </a:ln>
                  </pic:spPr>
                </pic:pic>
              </a:graphicData>
            </a:graphic>
          </wp:inline>
        </w:drawing>
      </w:r>
    </w:p>
    <w:p w:rsidR="00006CA8" w:rsidRPr="00BE49A6" w:rsidRDefault="00006CA8" w:rsidP="00006CA8">
      <w:pPr>
        <w:jc w:val="center"/>
        <w:rPr>
          <w:b/>
          <w:spacing w:val="36"/>
          <w:sz w:val="36"/>
          <w:szCs w:val="24"/>
          <w:lang w:val="en-GB"/>
        </w:rPr>
      </w:pPr>
    </w:p>
    <w:p w:rsidR="00006CA8" w:rsidRPr="00BE49A6" w:rsidRDefault="00006CA8" w:rsidP="00006CA8">
      <w:pPr>
        <w:jc w:val="center"/>
        <w:rPr>
          <w:b/>
          <w:spacing w:val="36"/>
          <w:sz w:val="36"/>
          <w:szCs w:val="24"/>
          <w:lang w:val="en-GB"/>
        </w:rPr>
      </w:pPr>
      <w:r w:rsidRPr="00BE49A6">
        <w:rPr>
          <w:b/>
          <w:spacing w:val="36"/>
          <w:sz w:val="36"/>
          <w:szCs w:val="24"/>
          <w:lang w:val="en-GB"/>
        </w:rPr>
        <w:t>ESSnet Big Data II</w:t>
      </w:r>
    </w:p>
    <w:p w:rsidR="00006CA8" w:rsidRPr="00BE49A6" w:rsidRDefault="00006CA8" w:rsidP="00006CA8">
      <w:pPr>
        <w:jc w:val="center"/>
        <w:rPr>
          <w:b/>
          <w:spacing w:val="36"/>
          <w:sz w:val="36"/>
          <w:szCs w:val="24"/>
          <w:lang w:val="en-GB"/>
        </w:rPr>
      </w:pPr>
    </w:p>
    <w:p w:rsidR="00006CA8" w:rsidRPr="00BE49A6" w:rsidRDefault="00006CA8" w:rsidP="00006CA8">
      <w:pPr>
        <w:spacing w:after="120" w:line="240" w:lineRule="auto"/>
        <w:jc w:val="center"/>
        <w:rPr>
          <w:b/>
          <w:spacing w:val="36"/>
          <w:sz w:val="28"/>
          <w:szCs w:val="24"/>
          <w:lang w:val="en-GB"/>
        </w:rPr>
      </w:pPr>
      <w:r w:rsidRPr="00BE49A6">
        <w:rPr>
          <w:b/>
          <w:spacing w:val="36"/>
          <w:sz w:val="28"/>
          <w:szCs w:val="24"/>
          <w:lang w:val="en-GB"/>
        </w:rPr>
        <w:t>Grant Agreement Number: 847375-2018-NL-BIGDATA</w:t>
      </w:r>
    </w:p>
    <w:p w:rsidR="00006CA8" w:rsidRPr="00BE49A6" w:rsidRDefault="00006CA8" w:rsidP="00006CA8">
      <w:pPr>
        <w:spacing w:after="0" w:line="240" w:lineRule="auto"/>
        <w:jc w:val="center"/>
        <w:rPr>
          <w:rStyle w:val="Hyperlink"/>
          <w:rFonts w:cs="Calibri"/>
          <w:spacing w:val="36"/>
          <w:lang w:val="en-GB"/>
        </w:rPr>
      </w:pPr>
      <w:r w:rsidRPr="00BE49A6">
        <w:rPr>
          <w:rFonts w:cs="Calibri"/>
          <w:spacing w:val="36"/>
          <w:sz w:val="24"/>
          <w:szCs w:val="24"/>
          <w:lang w:val="en-GB"/>
        </w:rPr>
        <w:fldChar w:fldCharType="begin"/>
      </w:r>
      <w:r w:rsidRPr="00BE49A6">
        <w:rPr>
          <w:rFonts w:cs="Calibri"/>
          <w:spacing w:val="36"/>
          <w:sz w:val="24"/>
          <w:szCs w:val="24"/>
          <w:lang w:val="en-GB"/>
        </w:rPr>
        <w:instrText xml:space="preserve"> HYPERLINK "https://webgate.ec.europa.eu/fpfis/mwikis/essnetbigdata" </w:instrText>
      </w:r>
      <w:r w:rsidRPr="00BE49A6">
        <w:rPr>
          <w:rFonts w:cs="Calibri"/>
          <w:spacing w:val="36"/>
          <w:sz w:val="24"/>
          <w:szCs w:val="24"/>
          <w:lang w:val="en-GB"/>
        </w:rPr>
        <w:fldChar w:fldCharType="separate"/>
      </w:r>
      <w:r w:rsidRPr="00BE49A6">
        <w:rPr>
          <w:rStyle w:val="Hyperlink"/>
          <w:rFonts w:cs="Calibri"/>
          <w:spacing w:val="36"/>
          <w:lang w:val="en-GB"/>
        </w:rPr>
        <w:t>https://webgate.ec.europa.eu/fpfis/mwikis/essnetbigdata</w:t>
      </w:r>
    </w:p>
    <w:p w:rsidR="00006CA8" w:rsidRPr="00BE49A6" w:rsidRDefault="00006CA8" w:rsidP="00006CA8">
      <w:pPr>
        <w:spacing w:after="0" w:line="240" w:lineRule="auto"/>
        <w:jc w:val="center"/>
        <w:rPr>
          <w:rFonts w:cs="Calibri"/>
          <w:lang w:val="en-GB"/>
        </w:rPr>
      </w:pPr>
      <w:r w:rsidRPr="00BE49A6">
        <w:rPr>
          <w:rFonts w:cs="Calibri"/>
          <w:spacing w:val="36"/>
          <w:sz w:val="24"/>
          <w:szCs w:val="24"/>
          <w:lang w:val="en-GB"/>
        </w:rPr>
        <w:fldChar w:fldCharType="end"/>
      </w:r>
      <w:hyperlink r:id="rId11" w:history="1">
        <w:hyperlink r:id="rId12" w:history="1">
          <w:r w:rsidRPr="00BE49A6">
            <w:rPr>
              <w:rStyle w:val="Hyperlink"/>
              <w:rFonts w:cs="Calibri"/>
              <w:spacing w:val="36"/>
              <w:lang w:val="en-GB"/>
            </w:rPr>
            <w:t>https://ec.europa.eu/eurostat/cros/content/essnetbigdata_en</w:t>
          </w:r>
        </w:hyperlink>
      </w:hyperlink>
    </w:p>
    <w:p w:rsidR="00006CA8" w:rsidRPr="00BE49A6" w:rsidRDefault="00006CA8" w:rsidP="00006CA8">
      <w:pPr>
        <w:spacing w:after="120" w:line="240" w:lineRule="auto"/>
        <w:jc w:val="center"/>
        <w:rPr>
          <w:rFonts w:cs="Calibri"/>
          <w:lang w:val="en-GB"/>
        </w:rPr>
      </w:pPr>
    </w:p>
    <w:p w:rsidR="00006CA8" w:rsidRPr="00BE49A6" w:rsidRDefault="00006CA8" w:rsidP="00006CA8">
      <w:pPr>
        <w:spacing w:after="120" w:line="240" w:lineRule="auto"/>
        <w:jc w:val="center"/>
        <w:rPr>
          <w:b/>
          <w:spacing w:val="36"/>
          <w:lang w:val="en-GB"/>
        </w:rPr>
      </w:pPr>
    </w:p>
    <w:p w:rsidR="00006CA8" w:rsidRPr="00BE49A6" w:rsidRDefault="00006CA8" w:rsidP="00006CA8">
      <w:pPr>
        <w:spacing w:after="120" w:line="240" w:lineRule="auto"/>
        <w:jc w:val="center"/>
        <w:rPr>
          <w:b/>
          <w:spacing w:val="36"/>
          <w:sz w:val="32"/>
          <w:szCs w:val="32"/>
          <w:lang w:val="en-GB"/>
        </w:rPr>
      </w:pPr>
      <w:r w:rsidRPr="00BE49A6">
        <w:rPr>
          <w:b/>
          <w:spacing w:val="36"/>
          <w:sz w:val="32"/>
          <w:szCs w:val="32"/>
          <w:lang w:val="en-GB"/>
        </w:rPr>
        <w:t>Workpackage WPB</w:t>
      </w:r>
    </w:p>
    <w:p w:rsidR="00006CA8" w:rsidRPr="00BE49A6" w:rsidRDefault="00006CA8" w:rsidP="00006CA8">
      <w:pPr>
        <w:spacing w:after="120" w:line="240" w:lineRule="auto"/>
        <w:jc w:val="center"/>
        <w:rPr>
          <w:b/>
          <w:spacing w:val="36"/>
          <w:sz w:val="32"/>
          <w:szCs w:val="32"/>
          <w:lang w:val="en-GB"/>
        </w:rPr>
      </w:pPr>
      <w:r w:rsidRPr="00BE49A6">
        <w:rPr>
          <w:b/>
          <w:spacing w:val="36"/>
          <w:sz w:val="32"/>
          <w:szCs w:val="32"/>
          <w:lang w:val="en-GB"/>
        </w:rPr>
        <w:t>Implementation – Online Job Vacancies</w:t>
      </w:r>
    </w:p>
    <w:p w:rsidR="00006CA8" w:rsidRPr="00BE49A6" w:rsidRDefault="00006CA8" w:rsidP="00006CA8">
      <w:pPr>
        <w:spacing w:after="120" w:line="240" w:lineRule="auto"/>
        <w:jc w:val="center"/>
        <w:rPr>
          <w:b/>
          <w:spacing w:val="36"/>
          <w:sz w:val="32"/>
          <w:szCs w:val="32"/>
          <w:lang w:val="en-GB"/>
        </w:rPr>
      </w:pPr>
    </w:p>
    <w:p w:rsidR="00006CA8" w:rsidRPr="00BE49A6" w:rsidRDefault="00006CA8" w:rsidP="00006CA8">
      <w:pPr>
        <w:spacing w:after="120" w:line="240" w:lineRule="auto"/>
        <w:jc w:val="center"/>
        <w:rPr>
          <w:b/>
          <w:spacing w:val="36"/>
          <w:sz w:val="32"/>
          <w:szCs w:val="32"/>
          <w:lang w:val="en-GB"/>
        </w:rPr>
      </w:pPr>
      <w:r w:rsidRPr="00006CA8">
        <w:rPr>
          <w:b/>
          <w:spacing w:val="36"/>
          <w:sz w:val="32"/>
          <w:szCs w:val="32"/>
          <w:lang w:val="en-GB"/>
        </w:rPr>
        <w:t>CEDEFOP exploratory analysis 07.2020 (DE)</w:t>
      </w:r>
    </w:p>
    <w:p w:rsidR="00006CA8" w:rsidRPr="00BE49A6" w:rsidRDefault="00006CA8" w:rsidP="00006CA8">
      <w:pPr>
        <w:ind w:left="720"/>
        <w:jc w:val="both"/>
        <w:rPr>
          <w:lang w:val="en-GB"/>
        </w:rPr>
      </w:pPr>
      <w:r w:rsidRPr="00BE49A6">
        <w:rPr>
          <w:noProof/>
          <w:lang w:eastAsia="de-DE"/>
        </w:rPr>
        <mc:AlternateContent>
          <mc:Choice Requires="wps">
            <w:drawing>
              <wp:anchor distT="0" distB="0" distL="114300" distR="114300" simplePos="0" relativeHeight="251659264" behindDoc="0" locked="0" layoutInCell="1" allowOverlap="1" wp14:anchorId="7A0B0E9A" wp14:editId="153C2342">
                <wp:simplePos x="0" y="0"/>
                <wp:positionH relativeFrom="margin">
                  <wp:align>right</wp:align>
                </wp:positionH>
                <wp:positionV relativeFrom="paragraph">
                  <wp:posOffset>134414</wp:posOffset>
                </wp:positionV>
                <wp:extent cx="5715000" cy="1885950"/>
                <wp:effectExtent l="0" t="0" r="19050" b="19050"/>
                <wp:wrapNone/>
                <wp:docPr id="11"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885950"/>
                        </a:xfrm>
                        <a:prstGeom prst="rect">
                          <a:avLst/>
                        </a:prstGeom>
                        <a:solidFill>
                          <a:srgbClr val="FFFFFF"/>
                        </a:solidFill>
                        <a:ln w="9525">
                          <a:solidFill>
                            <a:srgbClr val="000000"/>
                          </a:solidFill>
                          <a:miter lim="800000"/>
                          <a:headEnd/>
                          <a:tailEnd/>
                        </a:ln>
                      </wps:spPr>
                      <wps:txbx>
                        <w:txbxContent>
                          <w:p w:rsidR="00435BE2" w:rsidRDefault="00435BE2" w:rsidP="00006CA8">
                            <w:pPr>
                              <w:spacing w:after="0" w:line="240" w:lineRule="auto"/>
                              <w:jc w:val="center"/>
                              <w:rPr>
                                <w:b/>
                                <w:sz w:val="28"/>
                                <w:szCs w:val="28"/>
                                <w:lang w:val="en-GB"/>
                              </w:rPr>
                            </w:pPr>
                            <w:r w:rsidRPr="00AA4C23">
                              <w:rPr>
                                <w:b/>
                                <w:sz w:val="28"/>
                                <w:szCs w:val="28"/>
                                <w:lang w:val="en-GB"/>
                              </w:rPr>
                              <w:t xml:space="preserve">Prepared by: </w:t>
                            </w:r>
                          </w:p>
                          <w:p w:rsidR="00435BE2" w:rsidRDefault="00435BE2" w:rsidP="00006CA8">
                            <w:pPr>
                              <w:spacing w:after="0" w:line="240" w:lineRule="auto"/>
                              <w:jc w:val="center"/>
                              <w:rPr>
                                <w:b/>
                                <w:sz w:val="28"/>
                                <w:szCs w:val="28"/>
                                <w:lang w:val="en-GB"/>
                              </w:rPr>
                            </w:pPr>
                            <w:r>
                              <w:rPr>
                                <w:b/>
                                <w:sz w:val="28"/>
                                <w:szCs w:val="28"/>
                                <w:lang w:val="en-GB"/>
                              </w:rPr>
                              <w:t xml:space="preserve"> </w:t>
                            </w:r>
                            <w:r w:rsidRPr="005A3FC3">
                              <w:rPr>
                                <w:b/>
                                <w:sz w:val="28"/>
                                <w:szCs w:val="28"/>
                                <w:lang w:val="en-GB"/>
                              </w:rPr>
                              <w:t>Jakob de Lazzer</w:t>
                            </w:r>
                          </w:p>
                          <w:p w:rsidR="00435BE2" w:rsidRDefault="00435BE2" w:rsidP="00006CA8">
                            <w:pPr>
                              <w:spacing w:after="0" w:line="240" w:lineRule="auto"/>
                              <w:jc w:val="center"/>
                              <w:rPr>
                                <w:b/>
                                <w:sz w:val="28"/>
                                <w:szCs w:val="28"/>
                                <w:lang w:val="en-GB"/>
                              </w:rPr>
                            </w:pPr>
                          </w:p>
                          <w:p w:rsidR="00435BE2" w:rsidRDefault="00435BE2" w:rsidP="00006CA8">
                            <w:pPr>
                              <w:spacing w:after="0" w:line="240" w:lineRule="auto"/>
                              <w:rPr>
                                <w:b/>
                                <w:sz w:val="28"/>
                                <w:szCs w:val="28"/>
                                <w:lang w:val="en-GB"/>
                              </w:rPr>
                            </w:pPr>
                          </w:p>
                          <w:p w:rsidR="00435BE2" w:rsidRDefault="00435BE2" w:rsidP="00006CA8">
                            <w:pPr>
                              <w:spacing w:after="0" w:line="240" w:lineRule="auto"/>
                              <w:rPr>
                                <w:b/>
                                <w:sz w:val="28"/>
                                <w:szCs w:val="28"/>
                                <w:lang w:val="en-GB"/>
                              </w:rPr>
                            </w:pPr>
                            <w:r>
                              <w:rPr>
                                <w:b/>
                                <w:sz w:val="28"/>
                                <w:szCs w:val="28"/>
                                <w:lang w:val="en-GB"/>
                              </w:rPr>
                              <w:t xml:space="preserve">Date of present version: </w:t>
                            </w:r>
                            <w:r w:rsidR="00347A1C">
                              <w:rPr>
                                <w:b/>
                                <w:sz w:val="28"/>
                                <w:szCs w:val="28"/>
                                <w:lang w:val="en-GB"/>
                              </w:rPr>
                              <w:t>September</w:t>
                            </w:r>
                            <w:bookmarkStart w:id="1" w:name="_GoBack"/>
                            <w:bookmarkEnd w:id="1"/>
                            <w:r>
                              <w:rPr>
                                <w:b/>
                                <w:sz w:val="28"/>
                                <w:szCs w:val="28"/>
                                <w:lang w:val="en-GB"/>
                              </w:rPr>
                              <w:t xml:space="preserve"> 2020</w:t>
                            </w:r>
                          </w:p>
                          <w:p w:rsidR="00435BE2" w:rsidRDefault="00435BE2" w:rsidP="00006CA8">
                            <w:pPr>
                              <w:autoSpaceDE w:val="0"/>
                              <w:autoSpaceDN w:val="0"/>
                              <w:adjustRightInd w:val="0"/>
                              <w:spacing w:after="0" w:line="240" w:lineRule="auto"/>
                              <w:jc w:val="center"/>
                              <w:rPr>
                                <w:sz w:val="24"/>
                                <w:szCs w:val="24"/>
                                <w:lang w:val="en-GB"/>
                              </w:rPr>
                            </w:pPr>
                          </w:p>
                          <w:p w:rsidR="00435BE2" w:rsidRPr="004771EC" w:rsidRDefault="00435BE2" w:rsidP="00006CA8">
                            <w:pPr>
                              <w:autoSpaceDE w:val="0"/>
                              <w:autoSpaceDN w:val="0"/>
                              <w:adjustRightInd w:val="0"/>
                              <w:spacing w:after="0" w:line="240" w:lineRule="auto"/>
                              <w:jc w:val="center"/>
                              <w:rPr>
                                <w:sz w:val="24"/>
                                <w:szCs w:val="24"/>
                                <w:lang w:val="en-GB"/>
                              </w:rPr>
                            </w:pPr>
                          </w:p>
                          <w:p w:rsidR="00435BE2" w:rsidRPr="006D1929" w:rsidRDefault="00435BE2" w:rsidP="00006CA8">
                            <w:pPr>
                              <w:rPr>
                                <w:lang w:val="en-US"/>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7A0B0E9A" id="_x0000_t202" coordsize="21600,21600" o:spt="202" path="m,l,21600r21600,l21600,xe">
                <v:stroke joinstyle="miter"/>
                <v:path gradientshapeok="t" o:connecttype="rect"/>
              </v:shapetype>
              <v:shape id="Tekstvak 2" o:spid="_x0000_s1026" type="#_x0000_t202" style="position:absolute;left:0;text-align:left;margin-left:398.8pt;margin-top:10.6pt;width:450pt;height:148.5pt;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">
                <v:textbox>
                  <w:txbxContent>
                    <w:p w:rsidR="00435BE2" w:rsidRDefault="00435BE2" w:rsidP="00006CA8">
                      <w:pPr>
                        <w:spacing w:after="0" w:line="240" w:lineRule="auto"/>
                        <w:jc w:val="center"/>
                        <w:rPr>
                          <w:b/>
                          <w:sz w:val="28"/>
                          <w:szCs w:val="28"/>
                          <w:lang w:val="en-GB"/>
                        </w:rPr>
                      </w:pPr>
                      <w:r w:rsidRPr="00AA4C23">
                        <w:rPr>
                          <w:b/>
                          <w:sz w:val="28"/>
                          <w:szCs w:val="28"/>
                          <w:lang w:val="en-GB"/>
                        </w:rPr>
                        <w:t xml:space="preserve">Prepared by: </w:t>
                      </w:r>
                    </w:p>
                    <w:p w:rsidR="00435BE2" w:rsidRDefault="00435BE2" w:rsidP="00006CA8">
                      <w:pPr>
                        <w:spacing w:after="0" w:line="240" w:lineRule="auto"/>
                        <w:jc w:val="center"/>
                        <w:rPr>
                          <w:b/>
                          <w:sz w:val="28"/>
                          <w:szCs w:val="28"/>
                          <w:lang w:val="en-GB"/>
                        </w:rPr>
                      </w:pPr>
                      <w:r>
                        <w:rPr>
                          <w:b/>
                          <w:sz w:val="28"/>
                          <w:szCs w:val="28"/>
                          <w:lang w:val="en-GB"/>
                        </w:rPr>
                        <w:t xml:space="preserve"> </w:t>
                      </w:r>
                      <w:r w:rsidRPr="005A3FC3">
                        <w:rPr>
                          <w:b/>
                          <w:sz w:val="28"/>
                          <w:szCs w:val="28"/>
                          <w:lang w:val="en-GB"/>
                        </w:rPr>
                        <w:t>Jakob de Lazzer</w:t>
                      </w:r>
                    </w:p>
                    <w:p w:rsidR="00435BE2" w:rsidRDefault="00435BE2" w:rsidP="00006CA8">
                      <w:pPr>
                        <w:spacing w:after="0" w:line="240" w:lineRule="auto"/>
                        <w:jc w:val="center"/>
                        <w:rPr>
                          <w:b/>
                          <w:sz w:val="28"/>
                          <w:szCs w:val="28"/>
                          <w:lang w:val="en-GB"/>
                        </w:rPr>
                      </w:pPr>
                    </w:p>
                    <w:p w:rsidR="00435BE2" w:rsidRDefault="00435BE2" w:rsidP="00006CA8">
                      <w:pPr>
                        <w:spacing w:after="0" w:line="240" w:lineRule="auto"/>
                        <w:rPr>
                          <w:b/>
                          <w:sz w:val="28"/>
                          <w:szCs w:val="28"/>
                          <w:lang w:val="en-GB"/>
                        </w:rPr>
                      </w:pPr>
                    </w:p>
                    <w:p w:rsidR="00435BE2" w:rsidRDefault="00435BE2" w:rsidP="00006CA8">
                      <w:pPr>
                        <w:spacing w:after="0" w:line="240" w:lineRule="auto"/>
                        <w:rPr>
                          <w:b/>
                          <w:sz w:val="28"/>
                          <w:szCs w:val="28"/>
                          <w:lang w:val="en-GB"/>
                        </w:rPr>
                      </w:pPr>
                      <w:r>
                        <w:rPr>
                          <w:b/>
                          <w:sz w:val="28"/>
                          <w:szCs w:val="28"/>
                          <w:lang w:val="en-GB"/>
                        </w:rPr>
                        <w:t xml:space="preserve">Date of present version: </w:t>
                      </w:r>
                      <w:r w:rsidR="00347A1C">
                        <w:rPr>
                          <w:b/>
                          <w:sz w:val="28"/>
                          <w:szCs w:val="28"/>
                          <w:lang w:val="en-GB"/>
                        </w:rPr>
                        <w:t>September</w:t>
                      </w:r>
                      <w:bookmarkStart w:id="2" w:name="_GoBack"/>
                      <w:bookmarkEnd w:id="2"/>
                      <w:r>
                        <w:rPr>
                          <w:b/>
                          <w:sz w:val="28"/>
                          <w:szCs w:val="28"/>
                          <w:lang w:val="en-GB"/>
                        </w:rPr>
                        <w:t xml:space="preserve"> 2020</w:t>
                      </w:r>
                    </w:p>
                    <w:p w:rsidR="00435BE2" w:rsidRDefault="00435BE2" w:rsidP="00006CA8">
                      <w:pPr>
                        <w:autoSpaceDE w:val="0"/>
                        <w:autoSpaceDN w:val="0"/>
                        <w:adjustRightInd w:val="0"/>
                        <w:spacing w:after="0" w:line="240" w:lineRule="auto"/>
                        <w:jc w:val="center"/>
                        <w:rPr>
                          <w:sz w:val="24"/>
                          <w:szCs w:val="24"/>
                          <w:lang w:val="en-GB"/>
                        </w:rPr>
                      </w:pPr>
                    </w:p>
                    <w:p w:rsidR="00435BE2" w:rsidRPr="004771EC" w:rsidRDefault="00435BE2" w:rsidP="00006CA8">
                      <w:pPr>
                        <w:autoSpaceDE w:val="0"/>
                        <w:autoSpaceDN w:val="0"/>
                        <w:adjustRightInd w:val="0"/>
                        <w:spacing w:after="0" w:line="240" w:lineRule="auto"/>
                        <w:jc w:val="center"/>
                        <w:rPr>
                          <w:sz w:val="24"/>
                          <w:szCs w:val="24"/>
                          <w:lang w:val="en-GB"/>
                        </w:rPr>
                      </w:pPr>
                    </w:p>
                    <w:p w:rsidR="00435BE2" w:rsidRPr="006D1929" w:rsidRDefault="00435BE2" w:rsidP="00006CA8">
                      <w:pPr>
                        <w:rPr>
                          <w:lang w:val="en-US"/>
                        </w:rPr>
                      </w:pPr>
                    </w:p>
                  </w:txbxContent>
                </v:textbox>
                <w10:wrap anchorx="margin"/>
              </v:shape>
            </w:pict>
          </mc:Fallback>
        </mc:AlternateContent>
      </w:r>
    </w:p>
    <w:p w:rsidR="00006CA8" w:rsidRPr="00BE49A6" w:rsidRDefault="00006CA8" w:rsidP="00006CA8">
      <w:pPr>
        <w:ind w:left="720"/>
        <w:jc w:val="both"/>
        <w:rPr>
          <w:lang w:val="en-GB"/>
        </w:rPr>
      </w:pPr>
    </w:p>
    <w:p w:rsidR="00006CA8" w:rsidRPr="00BE49A6" w:rsidRDefault="00006CA8" w:rsidP="00006CA8">
      <w:pPr>
        <w:rPr>
          <w:lang w:val="en-GB"/>
        </w:rPr>
      </w:pPr>
    </w:p>
    <w:p w:rsidR="00006CA8" w:rsidRPr="00BE49A6" w:rsidRDefault="00006CA8" w:rsidP="00006CA8">
      <w:pPr>
        <w:spacing w:after="0"/>
        <w:rPr>
          <w:lang w:val="en-GB"/>
        </w:rPr>
      </w:pPr>
    </w:p>
    <w:p w:rsidR="00006CA8" w:rsidRPr="00BE49A6" w:rsidRDefault="00006CA8" w:rsidP="00006CA8">
      <w:pPr>
        <w:spacing w:after="0"/>
        <w:rPr>
          <w:lang w:val="en-GB"/>
        </w:rPr>
      </w:pPr>
      <w:r w:rsidRPr="00BE49A6">
        <w:rPr>
          <w:lang w:val="en-GB"/>
        </w:rPr>
        <w:tab/>
      </w:r>
    </w:p>
    <w:p w:rsidR="00006CA8" w:rsidRPr="00BE49A6" w:rsidRDefault="00006CA8" w:rsidP="00006CA8">
      <w:pPr>
        <w:spacing w:after="0"/>
        <w:rPr>
          <w:lang w:val="en-GB"/>
        </w:rPr>
      </w:pPr>
    </w:p>
    <w:p w:rsidR="00006CA8" w:rsidRPr="00BE49A6" w:rsidRDefault="00006CA8" w:rsidP="00006CA8">
      <w:pPr>
        <w:spacing w:after="0"/>
        <w:rPr>
          <w:lang w:val="en-GB"/>
        </w:rPr>
      </w:pPr>
    </w:p>
    <w:p w:rsidR="00006CA8" w:rsidRPr="00BE49A6" w:rsidRDefault="00006CA8" w:rsidP="00006CA8">
      <w:pPr>
        <w:spacing w:after="0"/>
        <w:rPr>
          <w:lang w:val="en-GB"/>
        </w:rPr>
      </w:pPr>
    </w:p>
    <w:p w:rsidR="00006CA8" w:rsidRPr="00BE49A6" w:rsidRDefault="00006CA8" w:rsidP="00006CA8">
      <w:pPr>
        <w:spacing w:after="0"/>
        <w:rPr>
          <w:lang w:val="en-GB"/>
        </w:rPr>
      </w:pPr>
    </w:p>
    <w:p w:rsidR="00006CA8" w:rsidRPr="00BE49A6" w:rsidRDefault="00006CA8" w:rsidP="00006CA8">
      <w:pPr>
        <w:spacing w:after="0"/>
        <w:rPr>
          <w:lang w:val="en-GB"/>
        </w:rPr>
      </w:pPr>
    </w:p>
    <w:p w:rsidR="00006CA8" w:rsidRPr="00BE49A6" w:rsidRDefault="00006CA8" w:rsidP="00006CA8">
      <w:pPr>
        <w:spacing w:after="0"/>
        <w:rPr>
          <w:lang w:val="en-GB"/>
        </w:rPr>
      </w:pPr>
      <w:r w:rsidRPr="00BE49A6">
        <w:rPr>
          <w:lang w:val="en-GB"/>
        </w:rPr>
        <w:t>Workpackage Leader:</w:t>
      </w:r>
    </w:p>
    <w:p w:rsidR="00006CA8" w:rsidRPr="00BE49A6" w:rsidRDefault="00006CA8" w:rsidP="00006CA8">
      <w:pPr>
        <w:spacing w:after="0"/>
        <w:ind w:firstLine="708"/>
        <w:rPr>
          <w:lang w:val="en-GB"/>
        </w:rPr>
      </w:pPr>
      <w:r w:rsidRPr="00BE49A6">
        <w:rPr>
          <w:lang w:val="en-GB"/>
        </w:rPr>
        <w:t>Tomaž Špeh (SURS, SI)</w:t>
      </w:r>
    </w:p>
    <w:p w:rsidR="00006CA8" w:rsidRPr="00BE49A6" w:rsidRDefault="00006CA8" w:rsidP="00006CA8">
      <w:pPr>
        <w:spacing w:after="0"/>
        <w:ind w:firstLine="708"/>
        <w:rPr>
          <w:lang w:val="en-GB"/>
        </w:rPr>
      </w:pPr>
      <w:r w:rsidRPr="00BE49A6">
        <w:rPr>
          <w:lang w:val="en-GB"/>
        </w:rPr>
        <w:t>e-mail address: tomaz.speh@gov.si</w:t>
      </w:r>
      <w:r w:rsidRPr="00BE49A6">
        <w:rPr>
          <w:lang w:val="en-GB"/>
        </w:rPr>
        <w:tab/>
      </w:r>
    </w:p>
    <w:p w:rsidR="00006CA8" w:rsidRPr="00BE49A6" w:rsidRDefault="00006CA8" w:rsidP="00006CA8">
      <w:pPr>
        <w:spacing w:after="0"/>
        <w:ind w:firstLine="708"/>
        <w:rPr>
          <w:lang w:val="en-GB"/>
        </w:rPr>
      </w:pPr>
      <w:r w:rsidRPr="00BE49A6">
        <w:rPr>
          <w:lang w:val="en-GB"/>
        </w:rPr>
        <w:t>mobile phone: +38651672116</w:t>
      </w:r>
    </w:p>
    <w:p w:rsidR="00DF6D17" w:rsidRPr="00006CA8" w:rsidRDefault="00006CA8" w:rsidP="00006CA8">
      <w:pPr>
        <w:pStyle w:val="berschrift1"/>
        <w:rPr>
          <w:lang w:val="en-GB"/>
        </w:rPr>
      </w:pPr>
      <w:r w:rsidRPr="00BE49A6">
        <w:rPr>
          <w:lang w:val="en-GB"/>
        </w:rPr>
        <w:br w:type="page"/>
      </w:r>
      <w:r w:rsidR="00E20732" w:rsidRPr="00006CA8">
        <w:rPr>
          <w:lang w:val="en-US"/>
        </w:rPr>
        <w:lastRenderedPageBreak/>
        <w:t xml:space="preserve">Sample size, </w:t>
      </w:r>
      <w:r w:rsidR="00EB127F" w:rsidRPr="00006CA8">
        <w:rPr>
          <w:lang w:val="en-US"/>
        </w:rPr>
        <w:t>c</w:t>
      </w:r>
      <w:r w:rsidR="00E20732" w:rsidRPr="00006CA8">
        <w:rPr>
          <w:lang w:val="en-US"/>
        </w:rPr>
        <w:t>ountry identification and</w:t>
      </w:r>
      <w:r w:rsidR="00DF6D17" w:rsidRPr="00006CA8">
        <w:rPr>
          <w:lang w:val="en-US"/>
        </w:rPr>
        <w:t xml:space="preserve"> timeframe </w:t>
      </w:r>
    </w:p>
    <w:p w:rsidR="00E20732" w:rsidRPr="00E20732" w:rsidRDefault="00E20732" w:rsidP="00E20732">
      <w:pPr>
        <w:rPr>
          <w:lang w:val="en-US"/>
        </w:rPr>
      </w:pPr>
    </w:p>
    <w:p w:rsidR="008A0801" w:rsidRPr="00AA759B" w:rsidRDefault="008A0801" w:rsidP="00A66625">
      <w:pPr>
        <w:jc w:val="both"/>
        <w:rPr>
          <w:lang w:val="en-US"/>
        </w:rPr>
      </w:pPr>
      <w:r w:rsidRPr="00AA759B">
        <w:rPr>
          <w:rStyle w:val="IntensiveHervorhebung"/>
          <w:lang w:val="en-US"/>
        </w:rPr>
        <w:t>Data</w:t>
      </w:r>
      <w:r w:rsidR="00792099" w:rsidRPr="00AA759B">
        <w:rPr>
          <w:rStyle w:val="IntensiveHervorhebung"/>
          <w:lang w:val="en-US"/>
        </w:rPr>
        <w:t xml:space="preserve"> for Germany</w:t>
      </w:r>
      <w:r w:rsidR="00792099" w:rsidRPr="00AA759B">
        <w:rPr>
          <w:lang w:val="en-US"/>
        </w:rPr>
        <w:t xml:space="preserve"> refers to all observations in the BDTI Cedefop database for which</w:t>
      </w:r>
      <w:r w:rsidR="009C0A15" w:rsidRPr="00AA759B">
        <w:rPr>
          <w:lang w:val="en-US"/>
        </w:rPr>
        <w:t xml:space="preserve"> </w:t>
      </w:r>
      <m:oMath>
        <m:r>
          <w:rPr>
            <w:rFonts w:ascii="Cambria Math" w:hAnsi="Cambria Math"/>
            <w:lang w:val="en-US"/>
          </w:rPr>
          <m:t>sourcecountry== DE</m:t>
        </m:r>
      </m:oMath>
      <w:r w:rsidR="00BD65EE" w:rsidRPr="00AA759B">
        <w:rPr>
          <w:rFonts w:eastAsiaTheme="minorEastAsia"/>
          <w:lang w:val="en-US"/>
        </w:rPr>
        <w:t>.</w:t>
      </w:r>
      <w:r w:rsidRPr="00AA759B">
        <w:rPr>
          <w:lang w:val="en-US"/>
        </w:rPr>
        <w:t xml:space="preserve"> </w:t>
      </w:r>
      <w:r w:rsidR="00EB127F" w:rsidRPr="00EB127F">
        <w:rPr>
          <w:rStyle w:val="IntensiveHervorhebung"/>
          <w:lang w:val="en-US"/>
        </w:rPr>
        <w:t>44383960</w:t>
      </w:r>
      <w:r w:rsidR="00EB127F">
        <w:rPr>
          <w:rStyle w:val="IntensiveHervorhebung"/>
          <w:lang w:val="en-US"/>
        </w:rPr>
        <w:t xml:space="preserve"> </w:t>
      </w:r>
      <w:r w:rsidR="00EB127F" w:rsidRPr="00635745">
        <w:rPr>
          <w:bCs/>
          <w:iCs/>
          <w:lang w:val="en-GB"/>
        </w:rPr>
        <w:t>o</w:t>
      </w:r>
      <w:r w:rsidRPr="00AA759B">
        <w:rPr>
          <w:lang w:val="en-US"/>
        </w:rPr>
        <w:t>bservations total.</w:t>
      </w:r>
    </w:p>
    <w:p w:rsidR="008A0801" w:rsidRPr="00AA759B" w:rsidRDefault="001D7D4D" w:rsidP="00A66625">
      <w:pPr>
        <w:jc w:val="both"/>
        <w:rPr>
          <w:lang w:val="en-US"/>
        </w:rPr>
      </w:pPr>
      <w:r w:rsidRPr="001D7D4D">
        <w:rPr>
          <w:rStyle w:val="IntensiveHervorhebung"/>
          <w:lang w:val="en-US"/>
        </w:rPr>
        <w:t>43090384</w:t>
      </w:r>
      <w:r>
        <w:rPr>
          <w:rStyle w:val="IntensiveHervorhebung"/>
          <w:lang w:val="en-US"/>
        </w:rPr>
        <w:t xml:space="preserve"> </w:t>
      </w:r>
      <w:r w:rsidR="00427F9F" w:rsidRPr="00427F9F">
        <w:rPr>
          <w:bCs/>
          <w:iCs/>
        </w:rPr>
        <w:t>of those</w:t>
      </w:r>
      <w:r w:rsidR="00427F9F" w:rsidRPr="00427F9F">
        <w:rPr>
          <w:b/>
          <w:bCs/>
          <w:i/>
          <w:iCs/>
        </w:rPr>
        <w:t xml:space="preserve"> </w:t>
      </w:r>
      <w:r w:rsidR="008A0801" w:rsidRPr="00AA759B">
        <w:rPr>
          <w:lang w:val="en-US"/>
        </w:rPr>
        <w:t xml:space="preserve">are ads for jobs </w:t>
      </w:r>
      <w:r w:rsidR="008A0801" w:rsidRPr="00AA759B">
        <w:rPr>
          <w:rStyle w:val="IntensiveHervorhebung"/>
          <w:lang w:val="en-US"/>
        </w:rPr>
        <w:t>located in Germany</w:t>
      </w:r>
      <w:r w:rsidR="001077AA">
        <w:rPr>
          <w:lang w:val="en-US"/>
        </w:rPr>
        <w:t xml:space="preserve"> (country</w:t>
      </w:r>
      <w:r w:rsidR="000A2240">
        <w:rPr>
          <w:lang w:val="en-US"/>
        </w:rPr>
        <w:t xml:space="preserve"> </w:t>
      </w:r>
      <w:r w:rsidR="001077AA">
        <w:rPr>
          <w:lang w:val="en-US"/>
        </w:rPr>
        <w:t>==</w:t>
      </w:r>
      <w:r w:rsidR="000A2240">
        <w:rPr>
          <w:lang w:val="en-US"/>
        </w:rPr>
        <w:t xml:space="preserve"> </w:t>
      </w:r>
      <w:r w:rsidR="001077AA">
        <w:rPr>
          <w:lang w:val="en-US"/>
        </w:rPr>
        <w:t xml:space="preserve">DEUTSCHLAND): </w:t>
      </w:r>
    </w:p>
    <w:tbl>
      <w:tblPr>
        <w:tblStyle w:val="Tabellenraster"/>
        <w:tblW w:w="0" w:type="auto"/>
        <w:tblLook w:val="04A0" w:firstRow="1" w:lastRow="0" w:firstColumn="1" w:lastColumn="0" w:noHBand="0" w:noVBand="1"/>
      </w:tblPr>
      <w:tblGrid>
        <w:gridCol w:w="2689"/>
        <w:gridCol w:w="1168"/>
      </w:tblGrid>
      <w:tr w:rsidR="001D7D4D" w:rsidRPr="001D7D4D" w:rsidTr="001D7D4D">
        <w:trPr>
          <w:trHeight w:val="288"/>
        </w:trPr>
        <w:tc>
          <w:tcPr>
            <w:tcW w:w="2689" w:type="dxa"/>
            <w:noWrap/>
            <w:hideMark/>
          </w:tcPr>
          <w:p w:rsidR="001D7D4D" w:rsidRPr="001D7D4D" w:rsidRDefault="001D7D4D" w:rsidP="001D7D4D">
            <w:pPr>
              <w:jc w:val="both"/>
              <w:rPr>
                <w:b/>
              </w:rPr>
            </w:pPr>
            <w:r w:rsidRPr="001D7D4D">
              <w:rPr>
                <w:b/>
              </w:rPr>
              <w:t>Country</w:t>
            </w:r>
          </w:p>
        </w:tc>
        <w:tc>
          <w:tcPr>
            <w:tcW w:w="236" w:type="dxa"/>
            <w:noWrap/>
            <w:hideMark/>
          </w:tcPr>
          <w:p w:rsidR="001D7D4D" w:rsidRPr="001D7D4D" w:rsidRDefault="001D7D4D" w:rsidP="001D7D4D">
            <w:pPr>
              <w:jc w:val="both"/>
              <w:rPr>
                <w:b/>
              </w:rPr>
            </w:pPr>
            <w:r w:rsidRPr="001D7D4D">
              <w:rPr>
                <w:b/>
              </w:rPr>
              <w:t>Frequency</w:t>
            </w:r>
          </w:p>
        </w:tc>
      </w:tr>
      <w:tr w:rsidR="001D7D4D" w:rsidRPr="001D7D4D" w:rsidTr="001D7D4D">
        <w:trPr>
          <w:trHeight w:val="288"/>
        </w:trPr>
        <w:tc>
          <w:tcPr>
            <w:tcW w:w="2689" w:type="dxa"/>
            <w:noWrap/>
            <w:hideMark/>
          </w:tcPr>
          <w:p w:rsidR="001D7D4D" w:rsidRPr="001D7D4D" w:rsidRDefault="001D7D4D" w:rsidP="001D7D4D">
            <w:pPr>
              <w:jc w:val="both"/>
            </w:pPr>
            <w:r w:rsidRPr="001D7D4D">
              <w:t>ÖSTERREICH</w:t>
            </w:r>
          </w:p>
        </w:tc>
        <w:tc>
          <w:tcPr>
            <w:tcW w:w="236" w:type="dxa"/>
            <w:noWrap/>
            <w:hideMark/>
          </w:tcPr>
          <w:p w:rsidR="001D7D4D" w:rsidRPr="001D7D4D" w:rsidRDefault="001D7D4D" w:rsidP="001D7D4D">
            <w:pPr>
              <w:jc w:val="both"/>
            </w:pPr>
            <w:r w:rsidRPr="001D7D4D">
              <w:t>585172</w:t>
            </w:r>
          </w:p>
        </w:tc>
      </w:tr>
      <w:tr w:rsidR="001D7D4D" w:rsidRPr="001D7D4D" w:rsidTr="001D7D4D">
        <w:trPr>
          <w:trHeight w:val="288"/>
        </w:trPr>
        <w:tc>
          <w:tcPr>
            <w:tcW w:w="2689" w:type="dxa"/>
            <w:noWrap/>
            <w:hideMark/>
          </w:tcPr>
          <w:p w:rsidR="001D7D4D" w:rsidRPr="001D7D4D" w:rsidRDefault="001D7D4D" w:rsidP="001D7D4D">
            <w:pPr>
              <w:jc w:val="both"/>
            </w:pPr>
            <w:r w:rsidRPr="001D7D4D">
              <w:t>UNITED KINGDOM</w:t>
            </w:r>
          </w:p>
        </w:tc>
        <w:tc>
          <w:tcPr>
            <w:tcW w:w="236" w:type="dxa"/>
            <w:noWrap/>
            <w:hideMark/>
          </w:tcPr>
          <w:p w:rsidR="001D7D4D" w:rsidRPr="001D7D4D" w:rsidRDefault="001D7D4D" w:rsidP="001D7D4D">
            <w:pPr>
              <w:jc w:val="both"/>
            </w:pPr>
            <w:r w:rsidRPr="001D7D4D">
              <w:t>281424</w:t>
            </w:r>
          </w:p>
        </w:tc>
      </w:tr>
      <w:tr w:rsidR="001D7D4D" w:rsidRPr="001D7D4D" w:rsidTr="001D7D4D">
        <w:trPr>
          <w:trHeight w:val="288"/>
        </w:trPr>
        <w:tc>
          <w:tcPr>
            <w:tcW w:w="2689" w:type="dxa"/>
            <w:noWrap/>
            <w:hideMark/>
          </w:tcPr>
          <w:p w:rsidR="001D7D4D" w:rsidRPr="001D7D4D" w:rsidRDefault="001D7D4D" w:rsidP="001D7D4D">
            <w:pPr>
              <w:jc w:val="both"/>
            </w:pPr>
            <w:r w:rsidRPr="001D7D4D">
              <w:t xml:space="preserve">NEDERLAND </w:t>
            </w:r>
          </w:p>
        </w:tc>
        <w:tc>
          <w:tcPr>
            <w:tcW w:w="236" w:type="dxa"/>
            <w:noWrap/>
            <w:hideMark/>
          </w:tcPr>
          <w:p w:rsidR="001D7D4D" w:rsidRPr="001D7D4D" w:rsidRDefault="001D7D4D" w:rsidP="001D7D4D">
            <w:pPr>
              <w:jc w:val="both"/>
            </w:pPr>
            <w:r w:rsidRPr="001D7D4D">
              <w:t>111139</w:t>
            </w:r>
          </w:p>
        </w:tc>
      </w:tr>
      <w:tr w:rsidR="001D7D4D" w:rsidRPr="001D7D4D" w:rsidTr="001D7D4D">
        <w:trPr>
          <w:trHeight w:val="288"/>
        </w:trPr>
        <w:tc>
          <w:tcPr>
            <w:tcW w:w="2689" w:type="dxa"/>
            <w:noWrap/>
            <w:hideMark/>
          </w:tcPr>
          <w:p w:rsidR="001D7D4D" w:rsidRPr="001D7D4D" w:rsidRDefault="001D7D4D" w:rsidP="001D7D4D">
            <w:pPr>
              <w:jc w:val="both"/>
            </w:pPr>
            <w:r w:rsidRPr="001D7D4D">
              <w:t>FRANCE</w:t>
            </w:r>
          </w:p>
        </w:tc>
        <w:tc>
          <w:tcPr>
            <w:tcW w:w="236" w:type="dxa"/>
            <w:noWrap/>
            <w:hideMark/>
          </w:tcPr>
          <w:p w:rsidR="001D7D4D" w:rsidRPr="001D7D4D" w:rsidRDefault="001D7D4D" w:rsidP="001D7D4D">
            <w:pPr>
              <w:jc w:val="both"/>
            </w:pPr>
            <w:r w:rsidRPr="001D7D4D">
              <w:t>96598</w:t>
            </w:r>
          </w:p>
        </w:tc>
      </w:tr>
      <w:tr w:rsidR="001D7D4D" w:rsidRPr="001D7D4D" w:rsidTr="001D7D4D">
        <w:trPr>
          <w:trHeight w:val="288"/>
        </w:trPr>
        <w:tc>
          <w:tcPr>
            <w:tcW w:w="2689" w:type="dxa"/>
            <w:noWrap/>
            <w:hideMark/>
          </w:tcPr>
          <w:p w:rsidR="001D7D4D" w:rsidRPr="001D7D4D" w:rsidRDefault="001D7D4D" w:rsidP="001D7D4D">
            <w:pPr>
              <w:jc w:val="both"/>
            </w:pPr>
            <w:r w:rsidRPr="001D7D4D">
              <w:t xml:space="preserve">BELGIQUE-BELGIË </w:t>
            </w:r>
          </w:p>
        </w:tc>
        <w:tc>
          <w:tcPr>
            <w:tcW w:w="236" w:type="dxa"/>
            <w:noWrap/>
            <w:hideMark/>
          </w:tcPr>
          <w:p w:rsidR="001D7D4D" w:rsidRPr="001D7D4D" w:rsidRDefault="001D7D4D" w:rsidP="001D7D4D">
            <w:pPr>
              <w:jc w:val="both"/>
            </w:pPr>
            <w:r w:rsidRPr="001D7D4D">
              <w:t>64574</w:t>
            </w:r>
          </w:p>
        </w:tc>
      </w:tr>
      <w:tr w:rsidR="001D7D4D" w:rsidRPr="001D7D4D" w:rsidTr="001D7D4D">
        <w:trPr>
          <w:trHeight w:val="288"/>
        </w:trPr>
        <w:tc>
          <w:tcPr>
            <w:tcW w:w="2689" w:type="dxa"/>
            <w:noWrap/>
            <w:hideMark/>
          </w:tcPr>
          <w:p w:rsidR="001D7D4D" w:rsidRPr="001D7D4D" w:rsidRDefault="001D7D4D" w:rsidP="001D7D4D">
            <w:pPr>
              <w:jc w:val="both"/>
            </w:pPr>
            <w:r w:rsidRPr="001D7D4D">
              <w:t>БЪЛГАРИЯ (BULGARIA)</w:t>
            </w:r>
          </w:p>
        </w:tc>
        <w:tc>
          <w:tcPr>
            <w:tcW w:w="236" w:type="dxa"/>
            <w:noWrap/>
            <w:hideMark/>
          </w:tcPr>
          <w:p w:rsidR="001D7D4D" w:rsidRPr="001D7D4D" w:rsidRDefault="001D7D4D" w:rsidP="001D7D4D">
            <w:pPr>
              <w:jc w:val="both"/>
            </w:pPr>
            <w:r w:rsidRPr="001D7D4D">
              <w:t>37996</w:t>
            </w:r>
          </w:p>
        </w:tc>
      </w:tr>
      <w:tr w:rsidR="001D7D4D" w:rsidRPr="001D7D4D" w:rsidTr="001D7D4D">
        <w:trPr>
          <w:trHeight w:val="288"/>
        </w:trPr>
        <w:tc>
          <w:tcPr>
            <w:tcW w:w="2689" w:type="dxa"/>
            <w:noWrap/>
            <w:hideMark/>
          </w:tcPr>
          <w:p w:rsidR="001D7D4D" w:rsidRPr="001D7D4D" w:rsidRDefault="001D7D4D" w:rsidP="001D7D4D">
            <w:pPr>
              <w:jc w:val="both"/>
            </w:pPr>
            <w:r w:rsidRPr="001D7D4D">
              <w:t>PORTUGAL</w:t>
            </w:r>
          </w:p>
        </w:tc>
        <w:tc>
          <w:tcPr>
            <w:tcW w:w="236" w:type="dxa"/>
            <w:noWrap/>
            <w:hideMark/>
          </w:tcPr>
          <w:p w:rsidR="001D7D4D" w:rsidRPr="001D7D4D" w:rsidRDefault="001D7D4D" w:rsidP="001D7D4D">
            <w:pPr>
              <w:jc w:val="both"/>
            </w:pPr>
            <w:r w:rsidRPr="001D7D4D">
              <w:t>19231</w:t>
            </w:r>
          </w:p>
        </w:tc>
      </w:tr>
      <w:tr w:rsidR="001D7D4D" w:rsidRPr="001D7D4D" w:rsidTr="001D7D4D">
        <w:trPr>
          <w:trHeight w:val="288"/>
        </w:trPr>
        <w:tc>
          <w:tcPr>
            <w:tcW w:w="2689" w:type="dxa"/>
            <w:noWrap/>
            <w:hideMark/>
          </w:tcPr>
          <w:p w:rsidR="001D7D4D" w:rsidRPr="001D7D4D" w:rsidRDefault="001D7D4D" w:rsidP="001D7D4D">
            <w:pPr>
              <w:jc w:val="both"/>
            </w:pPr>
            <w:r w:rsidRPr="001D7D4D">
              <w:t xml:space="preserve">ITALIA </w:t>
            </w:r>
          </w:p>
        </w:tc>
        <w:tc>
          <w:tcPr>
            <w:tcW w:w="236" w:type="dxa"/>
            <w:noWrap/>
            <w:hideMark/>
          </w:tcPr>
          <w:p w:rsidR="001D7D4D" w:rsidRPr="001D7D4D" w:rsidRDefault="001D7D4D" w:rsidP="001D7D4D">
            <w:pPr>
              <w:jc w:val="both"/>
            </w:pPr>
            <w:r w:rsidRPr="001D7D4D">
              <w:t>18592</w:t>
            </w:r>
          </w:p>
        </w:tc>
      </w:tr>
      <w:tr w:rsidR="001D7D4D" w:rsidRPr="001D7D4D" w:rsidTr="001D7D4D">
        <w:trPr>
          <w:trHeight w:val="288"/>
        </w:trPr>
        <w:tc>
          <w:tcPr>
            <w:tcW w:w="2689" w:type="dxa"/>
            <w:noWrap/>
            <w:hideMark/>
          </w:tcPr>
          <w:p w:rsidR="001D7D4D" w:rsidRPr="001D7D4D" w:rsidRDefault="001D7D4D" w:rsidP="001D7D4D">
            <w:pPr>
              <w:jc w:val="both"/>
            </w:pPr>
            <w:r w:rsidRPr="001D7D4D">
              <w:t>ROMÂNIA</w:t>
            </w:r>
          </w:p>
        </w:tc>
        <w:tc>
          <w:tcPr>
            <w:tcW w:w="236" w:type="dxa"/>
            <w:noWrap/>
            <w:hideMark/>
          </w:tcPr>
          <w:p w:rsidR="001D7D4D" w:rsidRPr="001D7D4D" w:rsidRDefault="001D7D4D" w:rsidP="001D7D4D">
            <w:pPr>
              <w:jc w:val="both"/>
            </w:pPr>
            <w:r w:rsidRPr="001D7D4D">
              <w:t>14047</w:t>
            </w:r>
          </w:p>
        </w:tc>
      </w:tr>
      <w:tr w:rsidR="001D7D4D" w:rsidRPr="001D7D4D" w:rsidTr="001D7D4D">
        <w:trPr>
          <w:trHeight w:val="288"/>
        </w:trPr>
        <w:tc>
          <w:tcPr>
            <w:tcW w:w="2689" w:type="dxa"/>
            <w:noWrap/>
            <w:hideMark/>
          </w:tcPr>
          <w:p w:rsidR="001D7D4D" w:rsidRPr="001D7D4D" w:rsidRDefault="001D7D4D" w:rsidP="001D7D4D">
            <w:pPr>
              <w:jc w:val="both"/>
            </w:pPr>
            <w:r w:rsidRPr="001D7D4D">
              <w:t xml:space="preserve">ESPAÑA </w:t>
            </w:r>
          </w:p>
        </w:tc>
        <w:tc>
          <w:tcPr>
            <w:tcW w:w="236" w:type="dxa"/>
            <w:noWrap/>
            <w:hideMark/>
          </w:tcPr>
          <w:p w:rsidR="001D7D4D" w:rsidRPr="001D7D4D" w:rsidRDefault="001D7D4D" w:rsidP="001D7D4D">
            <w:pPr>
              <w:jc w:val="both"/>
            </w:pPr>
            <w:r w:rsidRPr="001D7D4D">
              <w:t>13103</w:t>
            </w:r>
          </w:p>
        </w:tc>
      </w:tr>
      <w:tr w:rsidR="001D7D4D" w:rsidRPr="001D7D4D" w:rsidTr="001D7D4D">
        <w:trPr>
          <w:trHeight w:val="288"/>
        </w:trPr>
        <w:tc>
          <w:tcPr>
            <w:tcW w:w="2689" w:type="dxa"/>
            <w:noWrap/>
            <w:hideMark/>
          </w:tcPr>
          <w:p w:rsidR="001D7D4D" w:rsidRPr="001D7D4D" w:rsidRDefault="001D7D4D" w:rsidP="001D7D4D">
            <w:pPr>
              <w:jc w:val="both"/>
            </w:pPr>
            <w:r w:rsidRPr="001D7D4D">
              <w:t>IRELAND</w:t>
            </w:r>
          </w:p>
        </w:tc>
        <w:tc>
          <w:tcPr>
            <w:tcW w:w="236" w:type="dxa"/>
            <w:noWrap/>
            <w:hideMark/>
          </w:tcPr>
          <w:p w:rsidR="001D7D4D" w:rsidRPr="001D7D4D" w:rsidRDefault="001D7D4D" w:rsidP="001D7D4D">
            <w:pPr>
              <w:jc w:val="both"/>
            </w:pPr>
            <w:r w:rsidRPr="001D7D4D">
              <w:t>7862</w:t>
            </w:r>
          </w:p>
        </w:tc>
      </w:tr>
      <w:tr w:rsidR="001D7D4D" w:rsidRPr="001D7D4D" w:rsidTr="001D7D4D">
        <w:trPr>
          <w:trHeight w:val="288"/>
        </w:trPr>
        <w:tc>
          <w:tcPr>
            <w:tcW w:w="2689" w:type="dxa"/>
            <w:noWrap/>
            <w:hideMark/>
          </w:tcPr>
          <w:p w:rsidR="001D7D4D" w:rsidRPr="001D7D4D" w:rsidRDefault="001D7D4D" w:rsidP="001D7D4D">
            <w:pPr>
              <w:jc w:val="both"/>
            </w:pPr>
            <w:r w:rsidRPr="001D7D4D">
              <w:t>SLOVENSKO</w:t>
            </w:r>
          </w:p>
        </w:tc>
        <w:tc>
          <w:tcPr>
            <w:tcW w:w="236" w:type="dxa"/>
            <w:noWrap/>
            <w:hideMark/>
          </w:tcPr>
          <w:p w:rsidR="001D7D4D" w:rsidRPr="001D7D4D" w:rsidRDefault="001D7D4D" w:rsidP="001D7D4D">
            <w:pPr>
              <w:jc w:val="both"/>
            </w:pPr>
            <w:r w:rsidRPr="001D7D4D">
              <w:t>7829</w:t>
            </w:r>
          </w:p>
        </w:tc>
      </w:tr>
      <w:tr w:rsidR="001D7D4D" w:rsidRPr="001D7D4D" w:rsidTr="001D7D4D">
        <w:trPr>
          <w:trHeight w:val="288"/>
        </w:trPr>
        <w:tc>
          <w:tcPr>
            <w:tcW w:w="2689" w:type="dxa"/>
            <w:noWrap/>
            <w:hideMark/>
          </w:tcPr>
          <w:p w:rsidR="001D7D4D" w:rsidRPr="001D7D4D" w:rsidRDefault="001D7D4D" w:rsidP="001D7D4D">
            <w:pPr>
              <w:jc w:val="both"/>
            </w:pPr>
            <w:r w:rsidRPr="001D7D4D">
              <w:t>MAGYARORSZÁG</w:t>
            </w:r>
          </w:p>
        </w:tc>
        <w:tc>
          <w:tcPr>
            <w:tcW w:w="236" w:type="dxa"/>
            <w:noWrap/>
            <w:hideMark/>
          </w:tcPr>
          <w:p w:rsidR="001D7D4D" w:rsidRPr="001D7D4D" w:rsidRDefault="001D7D4D" w:rsidP="001D7D4D">
            <w:pPr>
              <w:jc w:val="both"/>
            </w:pPr>
            <w:r w:rsidRPr="001D7D4D">
              <w:t>6850</w:t>
            </w:r>
          </w:p>
        </w:tc>
      </w:tr>
      <w:tr w:rsidR="001D7D4D" w:rsidRPr="001D7D4D" w:rsidTr="001D7D4D">
        <w:trPr>
          <w:trHeight w:val="288"/>
        </w:trPr>
        <w:tc>
          <w:tcPr>
            <w:tcW w:w="2689" w:type="dxa"/>
            <w:noWrap/>
            <w:hideMark/>
          </w:tcPr>
          <w:p w:rsidR="001D7D4D" w:rsidRPr="001D7D4D" w:rsidRDefault="001D7D4D" w:rsidP="001D7D4D">
            <w:pPr>
              <w:jc w:val="both"/>
            </w:pPr>
            <w:r w:rsidRPr="001D7D4D">
              <w:t>LUXEMBOURG</w:t>
            </w:r>
          </w:p>
        </w:tc>
        <w:tc>
          <w:tcPr>
            <w:tcW w:w="236" w:type="dxa"/>
            <w:noWrap/>
            <w:hideMark/>
          </w:tcPr>
          <w:p w:rsidR="001D7D4D" w:rsidRPr="001D7D4D" w:rsidRDefault="001D7D4D" w:rsidP="001D7D4D">
            <w:pPr>
              <w:jc w:val="both"/>
            </w:pPr>
            <w:r w:rsidRPr="001D7D4D">
              <w:t>6034</w:t>
            </w:r>
          </w:p>
        </w:tc>
      </w:tr>
      <w:tr w:rsidR="001D7D4D" w:rsidRPr="001D7D4D" w:rsidTr="001D7D4D">
        <w:trPr>
          <w:trHeight w:val="288"/>
        </w:trPr>
        <w:tc>
          <w:tcPr>
            <w:tcW w:w="2689" w:type="dxa"/>
            <w:noWrap/>
            <w:hideMark/>
          </w:tcPr>
          <w:p w:rsidR="001D7D4D" w:rsidRPr="001D7D4D" w:rsidRDefault="001D7D4D" w:rsidP="001D7D4D">
            <w:pPr>
              <w:jc w:val="both"/>
            </w:pPr>
            <w:r w:rsidRPr="001D7D4D">
              <w:t>ΕΛΛΑΔΑ (ELLADA)</w:t>
            </w:r>
          </w:p>
        </w:tc>
        <w:tc>
          <w:tcPr>
            <w:tcW w:w="236" w:type="dxa"/>
            <w:noWrap/>
            <w:hideMark/>
          </w:tcPr>
          <w:p w:rsidR="001D7D4D" w:rsidRPr="001D7D4D" w:rsidRDefault="001D7D4D" w:rsidP="001D7D4D">
            <w:pPr>
              <w:jc w:val="both"/>
            </w:pPr>
            <w:r w:rsidRPr="001D7D4D">
              <w:t>3830</w:t>
            </w:r>
          </w:p>
        </w:tc>
      </w:tr>
      <w:tr w:rsidR="001D7D4D" w:rsidRPr="001D7D4D" w:rsidTr="001D7D4D">
        <w:trPr>
          <w:trHeight w:val="288"/>
        </w:trPr>
        <w:tc>
          <w:tcPr>
            <w:tcW w:w="2689" w:type="dxa"/>
            <w:noWrap/>
            <w:hideMark/>
          </w:tcPr>
          <w:p w:rsidR="001D7D4D" w:rsidRPr="001D7D4D" w:rsidRDefault="001D7D4D" w:rsidP="001D7D4D">
            <w:pPr>
              <w:jc w:val="both"/>
            </w:pPr>
            <w:r w:rsidRPr="001D7D4D">
              <w:t>HRVATSKA</w:t>
            </w:r>
          </w:p>
        </w:tc>
        <w:tc>
          <w:tcPr>
            <w:tcW w:w="236" w:type="dxa"/>
            <w:noWrap/>
            <w:hideMark/>
          </w:tcPr>
          <w:p w:rsidR="001D7D4D" w:rsidRPr="001D7D4D" w:rsidRDefault="001D7D4D" w:rsidP="001D7D4D">
            <w:pPr>
              <w:jc w:val="both"/>
            </w:pPr>
            <w:r w:rsidRPr="001D7D4D">
              <w:t>3445</w:t>
            </w:r>
          </w:p>
        </w:tc>
      </w:tr>
      <w:tr w:rsidR="001D7D4D" w:rsidRPr="001D7D4D" w:rsidTr="001D7D4D">
        <w:trPr>
          <w:trHeight w:val="288"/>
        </w:trPr>
        <w:tc>
          <w:tcPr>
            <w:tcW w:w="2689" w:type="dxa"/>
            <w:noWrap/>
            <w:hideMark/>
          </w:tcPr>
          <w:p w:rsidR="001D7D4D" w:rsidRPr="001D7D4D" w:rsidRDefault="001D7D4D" w:rsidP="001D7D4D">
            <w:pPr>
              <w:jc w:val="both"/>
            </w:pPr>
            <w:r w:rsidRPr="001D7D4D">
              <w:t>EESTI</w:t>
            </w:r>
          </w:p>
        </w:tc>
        <w:tc>
          <w:tcPr>
            <w:tcW w:w="236" w:type="dxa"/>
            <w:noWrap/>
            <w:hideMark/>
          </w:tcPr>
          <w:p w:rsidR="001D7D4D" w:rsidRPr="001D7D4D" w:rsidRDefault="001D7D4D" w:rsidP="001D7D4D">
            <w:pPr>
              <w:jc w:val="both"/>
            </w:pPr>
            <w:r w:rsidRPr="001D7D4D">
              <w:t>3013</w:t>
            </w:r>
          </w:p>
        </w:tc>
      </w:tr>
      <w:tr w:rsidR="001D7D4D" w:rsidRPr="001D7D4D" w:rsidTr="001D7D4D">
        <w:trPr>
          <w:trHeight w:val="288"/>
        </w:trPr>
        <w:tc>
          <w:tcPr>
            <w:tcW w:w="2689" w:type="dxa"/>
            <w:noWrap/>
            <w:hideMark/>
          </w:tcPr>
          <w:p w:rsidR="001D7D4D" w:rsidRPr="001D7D4D" w:rsidRDefault="001D7D4D" w:rsidP="001D7D4D">
            <w:pPr>
              <w:jc w:val="both"/>
            </w:pPr>
            <w:r w:rsidRPr="001D7D4D">
              <w:t>SUOMI / FINLAND</w:t>
            </w:r>
          </w:p>
        </w:tc>
        <w:tc>
          <w:tcPr>
            <w:tcW w:w="236" w:type="dxa"/>
            <w:noWrap/>
            <w:hideMark/>
          </w:tcPr>
          <w:p w:rsidR="001D7D4D" w:rsidRPr="001D7D4D" w:rsidRDefault="001D7D4D" w:rsidP="001D7D4D">
            <w:pPr>
              <w:jc w:val="both"/>
            </w:pPr>
            <w:r w:rsidRPr="001D7D4D">
              <w:t>2922</w:t>
            </w:r>
          </w:p>
        </w:tc>
      </w:tr>
      <w:tr w:rsidR="001D7D4D" w:rsidRPr="001D7D4D" w:rsidTr="001D7D4D">
        <w:trPr>
          <w:trHeight w:val="288"/>
        </w:trPr>
        <w:tc>
          <w:tcPr>
            <w:tcW w:w="2689" w:type="dxa"/>
            <w:noWrap/>
            <w:hideMark/>
          </w:tcPr>
          <w:p w:rsidR="001D7D4D" w:rsidRPr="001D7D4D" w:rsidRDefault="001D7D4D" w:rsidP="001D7D4D">
            <w:pPr>
              <w:jc w:val="both"/>
            </w:pPr>
            <w:r w:rsidRPr="001D7D4D">
              <w:t>SVERIGE</w:t>
            </w:r>
          </w:p>
        </w:tc>
        <w:tc>
          <w:tcPr>
            <w:tcW w:w="236" w:type="dxa"/>
            <w:noWrap/>
            <w:hideMark/>
          </w:tcPr>
          <w:p w:rsidR="001D7D4D" w:rsidRPr="001D7D4D" w:rsidRDefault="001D7D4D" w:rsidP="001D7D4D">
            <w:pPr>
              <w:jc w:val="both"/>
            </w:pPr>
            <w:r w:rsidRPr="001D7D4D">
              <w:t>2534</w:t>
            </w:r>
          </w:p>
        </w:tc>
      </w:tr>
      <w:tr w:rsidR="001D7D4D" w:rsidRPr="001D7D4D" w:rsidTr="001D7D4D">
        <w:trPr>
          <w:trHeight w:val="288"/>
        </w:trPr>
        <w:tc>
          <w:tcPr>
            <w:tcW w:w="2689" w:type="dxa"/>
            <w:noWrap/>
            <w:hideMark/>
          </w:tcPr>
          <w:p w:rsidR="001D7D4D" w:rsidRPr="001D7D4D" w:rsidRDefault="001D7D4D" w:rsidP="001D7D4D">
            <w:pPr>
              <w:jc w:val="both"/>
            </w:pPr>
            <w:r w:rsidRPr="001D7D4D">
              <w:t>SLOVENIJA</w:t>
            </w:r>
          </w:p>
        </w:tc>
        <w:tc>
          <w:tcPr>
            <w:tcW w:w="236" w:type="dxa"/>
            <w:noWrap/>
            <w:hideMark/>
          </w:tcPr>
          <w:p w:rsidR="001D7D4D" w:rsidRPr="001D7D4D" w:rsidRDefault="001D7D4D" w:rsidP="001D7D4D">
            <w:pPr>
              <w:jc w:val="both"/>
            </w:pPr>
            <w:r w:rsidRPr="001D7D4D">
              <w:t>1789</w:t>
            </w:r>
          </w:p>
        </w:tc>
      </w:tr>
      <w:tr w:rsidR="001D7D4D" w:rsidRPr="001D7D4D" w:rsidTr="001D7D4D">
        <w:trPr>
          <w:trHeight w:val="288"/>
        </w:trPr>
        <w:tc>
          <w:tcPr>
            <w:tcW w:w="2689" w:type="dxa"/>
            <w:noWrap/>
            <w:hideMark/>
          </w:tcPr>
          <w:p w:rsidR="001D7D4D" w:rsidRPr="001D7D4D" w:rsidRDefault="001D7D4D" w:rsidP="001D7D4D">
            <w:pPr>
              <w:jc w:val="both"/>
            </w:pPr>
            <w:r w:rsidRPr="001D7D4D">
              <w:t>POLSKA</w:t>
            </w:r>
          </w:p>
        </w:tc>
        <w:tc>
          <w:tcPr>
            <w:tcW w:w="236" w:type="dxa"/>
            <w:noWrap/>
            <w:hideMark/>
          </w:tcPr>
          <w:p w:rsidR="001D7D4D" w:rsidRPr="001D7D4D" w:rsidRDefault="001D7D4D" w:rsidP="001D7D4D">
            <w:pPr>
              <w:jc w:val="both"/>
            </w:pPr>
            <w:r w:rsidRPr="001D7D4D">
              <w:t>1473</w:t>
            </w:r>
          </w:p>
        </w:tc>
      </w:tr>
      <w:tr w:rsidR="001D7D4D" w:rsidRPr="001D7D4D" w:rsidTr="001D7D4D">
        <w:trPr>
          <w:trHeight w:val="288"/>
        </w:trPr>
        <w:tc>
          <w:tcPr>
            <w:tcW w:w="2689" w:type="dxa"/>
            <w:noWrap/>
            <w:hideMark/>
          </w:tcPr>
          <w:p w:rsidR="001D7D4D" w:rsidRPr="001D7D4D" w:rsidRDefault="001D7D4D" w:rsidP="001D7D4D">
            <w:pPr>
              <w:jc w:val="both"/>
            </w:pPr>
            <w:r w:rsidRPr="001D7D4D">
              <w:t>ΚΥΠΡΟΣ (KYPROS)</w:t>
            </w:r>
          </w:p>
        </w:tc>
        <w:tc>
          <w:tcPr>
            <w:tcW w:w="236" w:type="dxa"/>
            <w:noWrap/>
            <w:hideMark/>
          </w:tcPr>
          <w:p w:rsidR="001D7D4D" w:rsidRPr="001D7D4D" w:rsidRDefault="001D7D4D" w:rsidP="001D7D4D">
            <w:pPr>
              <w:jc w:val="both"/>
            </w:pPr>
            <w:r w:rsidRPr="001D7D4D">
              <w:t>1087</w:t>
            </w:r>
          </w:p>
        </w:tc>
      </w:tr>
      <w:tr w:rsidR="001D7D4D" w:rsidRPr="001D7D4D" w:rsidTr="001D7D4D">
        <w:trPr>
          <w:trHeight w:val="288"/>
        </w:trPr>
        <w:tc>
          <w:tcPr>
            <w:tcW w:w="2689" w:type="dxa"/>
            <w:noWrap/>
            <w:hideMark/>
          </w:tcPr>
          <w:p w:rsidR="001D7D4D" w:rsidRPr="001D7D4D" w:rsidRDefault="001D7D4D" w:rsidP="001D7D4D">
            <w:pPr>
              <w:jc w:val="both"/>
            </w:pPr>
            <w:r w:rsidRPr="001D7D4D">
              <w:t>MALTA</w:t>
            </w:r>
          </w:p>
        </w:tc>
        <w:tc>
          <w:tcPr>
            <w:tcW w:w="236" w:type="dxa"/>
            <w:noWrap/>
            <w:hideMark/>
          </w:tcPr>
          <w:p w:rsidR="001D7D4D" w:rsidRPr="001D7D4D" w:rsidRDefault="001D7D4D" w:rsidP="001D7D4D">
            <w:pPr>
              <w:jc w:val="both"/>
            </w:pPr>
            <w:r w:rsidRPr="001D7D4D">
              <w:t>1022</w:t>
            </w:r>
          </w:p>
        </w:tc>
      </w:tr>
      <w:tr w:rsidR="001D7D4D" w:rsidRPr="001D7D4D" w:rsidTr="001D7D4D">
        <w:trPr>
          <w:trHeight w:val="288"/>
        </w:trPr>
        <w:tc>
          <w:tcPr>
            <w:tcW w:w="2689" w:type="dxa"/>
            <w:noWrap/>
            <w:hideMark/>
          </w:tcPr>
          <w:p w:rsidR="001D7D4D" w:rsidRPr="001D7D4D" w:rsidRDefault="001D7D4D" w:rsidP="001D7D4D">
            <w:pPr>
              <w:jc w:val="both"/>
            </w:pPr>
            <w:r w:rsidRPr="001D7D4D">
              <w:t>DANMARK</w:t>
            </w:r>
          </w:p>
        </w:tc>
        <w:tc>
          <w:tcPr>
            <w:tcW w:w="236" w:type="dxa"/>
            <w:noWrap/>
            <w:hideMark/>
          </w:tcPr>
          <w:p w:rsidR="001D7D4D" w:rsidRPr="001D7D4D" w:rsidRDefault="001D7D4D" w:rsidP="001D7D4D">
            <w:pPr>
              <w:jc w:val="both"/>
            </w:pPr>
            <w:r w:rsidRPr="001D7D4D">
              <w:t>769</w:t>
            </w:r>
          </w:p>
        </w:tc>
      </w:tr>
      <w:tr w:rsidR="001D7D4D" w:rsidRPr="001D7D4D" w:rsidTr="001D7D4D">
        <w:trPr>
          <w:trHeight w:val="288"/>
        </w:trPr>
        <w:tc>
          <w:tcPr>
            <w:tcW w:w="2689" w:type="dxa"/>
            <w:noWrap/>
            <w:hideMark/>
          </w:tcPr>
          <w:p w:rsidR="001D7D4D" w:rsidRPr="001D7D4D" w:rsidRDefault="001D7D4D" w:rsidP="001D7D4D">
            <w:pPr>
              <w:jc w:val="both"/>
            </w:pPr>
            <w:r w:rsidRPr="001D7D4D">
              <w:t>ČESKÁ REPUBLIKA</w:t>
            </w:r>
          </w:p>
        </w:tc>
        <w:tc>
          <w:tcPr>
            <w:tcW w:w="236" w:type="dxa"/>
            <w:noWrap/>
            <w:hideMark/>
          </w:tcPr>
          <w:p w:rsidR="001D7D4D" w:rsidRPr="001D7D4D" w:rsidRDefault="001D7D4D" w:rsidP="001D7D4D">
            <w:pPr>
              <w:jc w:val="both"/>
            </w:pPr>
            <w:r w:rsidRPr="001D7D4D">
              <w:t>649</w:t>
            </w:r>
          </w:p>
        </w:tc>
      </w:tr>
      <w:tr w:rsidR="001D7D4D" w:rsidRPr="001D7D4D" w:rsidTr="001D7D4D">
        <w:trPr>
          <w:trHeight w:val="288"/>
        </w:trPr>
        <w:tc>
          <w:tcPr>
            <w:tcW w:w="2689" w:type="dxa"/>
            <w:noWrap/>
            <w:hideMark/>
          </w:tcPr>
          <w:p w:rsidR="001D7D4D" w:rsidRPr="001D7D4D" w:rsidRDefault="001D7D4D" w:rsidP="001D7D4D">
            <w:pPr>
              <w:jc w:val="both"/>
            </w:pPr>
            <w:r w:rsidRPr="001D7D4D">
              <w:t>LIETUVA</w:t>
            </w:r>
          </w:p>
        </w:tc>
        <w:tc>
          <w:tcPr>
            <w:tcW w:w="236" w:type="dxa"/>
            <w:noWrap/>
            <w:hideMark/>
          </w:tcPr>
          <w:p w:rsidR="001D7D4D" w:rsidRPr="001D7D4D" w:rsidRDefault="001D7D4D" w:rsidP="001D7D4D">
            <w:pPr>
              <w:jc w:val="both"/>
            </w:pPr>
            <w:r w:rsidRPr="001D7D4D">
              <w:t>478</w:t>
            </w:r>
          </w:p>
        </w:tc>
      </w:tr>
      <w:tr w:rsidR="001D7D4D" w:rsidRPr="001D7D4D" w:rsidTr="001D7D4D">
        <w:trPr>
          <w:trHeight w:val="288"/>
        </w:trPr>
        <w:tc>
          <w:tcPr>
            <w:tcW w:w="2689" w:type="dxa"/>
            <w:noWrap/>
            <w:hideMark/>
          </w:tcPr>
          <w:p w:rsidR="001D7D4D" w:rsidRPr="001D7D4D" w:rsidRDefault="001D7D4D" w:rsidP="001D7D4D">
            <w:pPr>
              <w:jc w:val="both"/>
            </w:pPr>
            <w:r w:rsidRPr="001D7D4D">
              <w:t>LATVIJA</w:t>
            </w:r>
          </w:p>
        </w:tc>
        <w:tc>
          <w:tcPr>
            <w:tcW w:w="236" w:type="dxa"/>
            <w:noWrap/>
            <w:hideMark/>
          </w:tcPr>
          <w:p w:rsidR="001D7D4D" w:rsidRPr="001D7D4D" w:rsidRDefault="001D7D4D" w:rsidP="001D7D4D">
            <w:pPr>
              <w:jc w:val="both"/>
            </w:pPr>
            <w:r w:rsidRPr="001D7D4D">
              <w:t>114</w:t>
            </w:r>
          </w:p>
        </w:tc>
      </w:tr>
      <w:tr w:rsidR="001D7D4D" w:rsidRPr="001D7D4D" w:rsidTr="001D7D4D">
        <w:trPr>
          <w:trHeight w:val="288"/>
        </w:trPr>
        <w:tc>
          <w:tcPr>
            <w:tcW w:w="2689" w:type="dxa"/>
            <w:noWrap/>
            <w:hideMark/>
          </w:tcPr>
          <w:p w:rsidR="001D7D4D" w:rsidRPr="001D7D4D" w:rsidRDefault="001D7D4D" w:rsidP="001D7D4D">
            <w:pPr>
              <w:jc w:val="both"/>
              <w:rPr>
                <w:b/>
              </w:rPr>
            </w:pPr>
            <w:r w:rsidRPr="001D7D4D">
              <w:rPr>
                <w:b/>
              </w:rPr>
              <w:t>Total</w:t>
            </w:r>
          </w:p>
        </w:tc>
        <w:tc>
          <w:tcPr>
            <w:tcW w:w="236" w:type="dxa"/>
            <w:noWrap/>
            <w:hideMark/>
          </w:tcPr>
          <w:p w:rsidR="001D7D4D" w:rsidRPr="001D7D4D" w:rsidRDefault="001D7D4D" w:rsidP="001D7D4D">
            <w:pPr>
              <w:jc w:val="both"/>
              <w:rPr>
                <w:b/>
              </w:rPr>
            </w:pPr>
            <w:r w:rsidRPr="001D7D4D">
              <w:rPr>
                <w:b/>
              </w:rPr>
              <w:t>44383960</w:t>
            </w:r>
          </w:p>
        </w:tc>
      </w:tr>
    </w:tbl>
    <w:p w:rsidR="001D7D4D" w:rsidRDefault="001D7D4D" w:rsidP="00A66625">
      <w:pPr>
        <w:jc w:val="both"/>
        <w:rPr>
          <w:lang w:val="en-US"/>
        </w:rPr>
      </w:pPr>
    </w:p>
    <w:p w:rsidR="008A0801" w:rsidRDefault="00BD65EE" w:rsidP="00A66625">
      <w:pPr>
        <w:jc w:val="both"/>
        <w:rPr>
          <w:iCs/>
          <w:lang w:val="en-US"/>
        </w:rPr>
      </w:pPr>
      <w:r w:rsidRPr="00AA759B">
        <w:rPr>
          <w:lang w:val="en-US"/>
        </w:rPr>
        <w:t xml:space="preserve">However, there </w:t>
      </w:r>
      <w:r w:rsidR="007123DB">
        <w:rPr>
          <w:lang w:val="en-US"/>
        </w:rPr>
        <w:t>seem</w:t>
      </w:r>
      <w:r w:rsidRPr="00AA759B">
        <w:rPr>
          <w:lang w:val="en-US"/>
        </w:rPr>
        <w:t xml:space="preserve"> to be some </w:t>
      </w:r>
      <w:r w:rsidR="007123DB">
        <w:rPr>
          <w:lang w:val="en-US"/>
        </w:rPr>
        <w:t xml:space="preserve">geographic </w:t>
      </w:r>
      <w:r w:rsidRPr="00AA759B">
        <w:rPr>
          <w:lang w:val="en-US"/>
        </w:rPr>
        <w:t xml:space="preserve">consistency issues between </w:t>
      </w:r>
      <w:r w:rsidRPr="00AA759B">
        <w:rPr>
          <w:rStyle w:val="SchwacheHervorhebung"/>
          <w:lang w:val="en-US"/>
        </w:rPr>
        <w:t>sourcecountry</w:t>
      </w:r>
      <w:r w:rsidRPr="00AA759B">
        <w:rPr>
          <w:lang w:val="en-US"/>
        </w:rPr>
        <w:t xml:space="preserve"> and </w:t>
      </w:r>
      <w:r w:rsidRPr="00AA759B">
        <w:rPr>
          <w:rStyle w:val="SchwacheHervorhebung"/>
          <w:lang w:val="en-US"/>
        </w:rPr>
        <w:t>source</w:t>
      </w:r>
      <w:r w:rsidR="00DB37A0" w:rsidRPr="00AA759B">
        <w:rPr>
          <w:lang w:val="en-US"/>
        </w:rPr>
        <w:t xml:space="preserve">. When </w:t>
      </w:r>
      <w:r w:rsidRPr="00AA759B">
        <w:rPr>
          <w:rStyle w:val="SchwacheHervorhebung"/>
          <w:lang w:val="en-US"/>
        </w:rPr>
        <w:t>sourcecountry</w:t>
      </w:r>
      <w:r w:rsidRPr="00AA759B">
        <w:rPr>
          <w:lang w:val="en-US"/>
        </w:rPr>
        <w:t xml:space="preserve"> is set to </w:t>
      </w:r>
      <w:r w:rsidRPr="00AA759B">
        <w:rPr>
          <w:rStyle w:val="SchwacheHervorhebung"/>
          <w:lang w:val="en-US"/>
        </w:rPr>
        <w:t>DE</w:t>
      </w:r>
      <w:r w:rsidR="00DB37A0" w:rsidRPr="00AA759B">
        <w:rPr>
          <w:i/>
          <w:iCs/>
          <w:lang w:val="en-US"/>
        </w:rPr>
        <w:t xml:space="preserve"> </w:t>
      </w:r>
      <w:r w:rsidR="00DB37A0" w:rsidRPr="00AA759B">
        <w:rPr>
          <w:iCs/>
          <w:lang w:val="en-US"/>
        </w:rPr>
        <w:t>the</w:t>
      </w:r>
      <w:r w:rsidR="0096463A" w:rsidRPr="00AA759B">
        <w:rPr>
          <w:i/>
          <w:iCs/>
          <w:lang w:val="en-US"/>
        </w:rPr>
        <w:t xml:space="preserve"> </w:t>
      </w:r>
      <w:r w:rsidR="00DB37A0" w:rsidRPr="00AA759B">
        <w:rPr>
          <w:iCs/>
          <w:lang w:val="en-US"/>
        </w:rPr>
        <w:t>sample also contains job ads from va</w:t>
      </w:r>
      <w:r w:rsidR="00C467F4">
        <w:rPr>
          <w:iCs/>
          <w:lang w:val="en-US"/>
        </w:rPr>
        <w:t>rious sources outside of Germany</w:t>
      </w:r>
      <w:r w:rsidR="00DB37A0" w:rsidRPr="00AA759B">
        <w:rPr>
          <w:iCs/>
          <w:lang w:val="en-US"/>
        </w:rPr>
        <w:t>. These</w:t>
      </w:r>
      <w:r w:rsidR="0096463A" w:rsidRPr="00AA759B">
        <w:rPr>
          <w:iCs/>
          <w:lang w:val="en-US"/>
        </w:rPr>
        <w:t xml:space="preserve"> sources include, </w:t>
      </w:r>
      <w:r w:rsidR="006E1454" w:rsidRPr="00AA759B">
        <w:rPr>
          <w:iCs/>
          <w:lang w:val="en-US"/>
        </w:rPr>
        <w:t>for instance</w:t>
      </w:r>
      <w:r w:rsidR="0096463A" w:rsidRPr="00AA759B">
        <w:rPr>
          <w:iCs/>
          <w:lang w:val="en-US"/>
        </w:rPr>
        <w:t>, FR_METEOJOB, CH_GIGAJOB</w:t>
      </w:r>
      <w:r w:rsidR="006E1454" w:rsidRPr="00AA759B">
        <w:rPr>
          <w:iCs/>
          <w:lang w:val="en-US"/>
        </w:rPr>
        <w:t xml:space="preserve"> </w:t>
      </w:r>
      <w:r w:rsidR="00C467F4">
        <w:rPr>
          <w:iCs/>
          <w:lang w:val="en-US"/>
        </w:rPr>
        <w:t>or</w:t>
      </w:r>
      <w:r w:rsidR="0096463A" w:rsidRPr="00AA759B">
        <w:rPr>
          <w:iCs/>
          <w:lang w:val="en-US"/>
        </w:rPr>
        <w:t xml:space="preserve"> NL_JOBBIRD.</w:t>
      </w:r>
    </w:p>
    <w:p w:rsidR="001E6801" w:rsidRDefault="001E6801" w:rsidP="00A66625">
      <w:pPr>
        <w:jc w:val="both"/>
        <w:rPr>
          <w:rStyle w:val="SchwacheHervorhebung"/>
          <w:i w:val="0"/>
          <w:iCs w:val="0"/>
          <w:color w:val="auto"/>
          <w:lang w:val="en-US"/>
        </w:rPr>
      </w:pPr>
    </w:p>
    <w:p w:rsidR="002C4614" w:rsidRDefault="002C4614" w:rsidP="00A66625">
      <w:pPr>
        <w:jc w:val="both"/>
        <w:rPr>
          <w:rStyle w:val="SchwacheHervorhebung"/>
          <w:i w:val="0"/>
          <w:iCs w:val="0"/>
          <w:color w:val="auto"/>
          <w:lang w:val="en-US"/>
        </w:rPr>
      </w:pPr>
    </w:p>
    <w:p w:rsidR="002C4614" w:rsidRPr="00AA759B" w:rsidRDefault="002C4614" w:rsidP="00A66625">
      <w:pPr>
        <w:jc w:val="both"/>
        <w:rPr>
          <w:rStyle w:val="SchwacheHervorhebung"/>
          <w:i w:val="0"/>
          <w:iCs w:val="0"/>
          <w:color w:val="auto"/>
          <w:lang w:val="en-US"/>
        </w:rPr>
      </w:pPr>
    </w:p>
    <w:p w:rsidR="00DF6D17" w:rsidRPr="00AA759B" w:rsidRDefault="00D66016" w:rsidP="00A66625">
      <w:pPr>
        <w:pStyle w:val="berschrift2"/>
        <w:jc w:val="both"/>
        <w:rPr>
          <w:lang w:val="en-US"/>
        </w:rPr>
      </w:pPr>
      <w:r w:rsidRPr="00AA759B">
        <w:rPr>
          <w:lang w:val="en-US"/>
        </w:rPr>
        <w:lastRenderedPageBreak/>
        <w:t>Dates and times of observations</w:t>
      </w:r>
    </w:p>
    <w:p w:rsidR="002C4614" w:rsidRPr="00AA759B" w:rsidRDefault="009260DB" w:rsidP="002C4614">
      <w:pPr>
        <w:jc w:val="both"/>
        <w:rPr>
          <w:lang w:val="en-US"/>
        </w:rPr>
      </w:pPr>
      <w:r w:rsidRPr="00AA759B">
        <w:rPr>
          <w:lang w:val="en-US"/>
        </w:rPr>
        <w:t xml:space="preserve">All observations were </w:t>
      </w:r>
      <w:r w:rsidRPr="00AA759B">
        <w:rPr>
          <w:rStyle w:val="IntensiveHervorhebung"/>
          <w:lang w:val="en-US"/>
        </w:rPr>
        <w:t>collected</w:t>
      </w:r>
      <w:r w:rsidRPr="00AA759B">
        <w:rPr>
          <w:lang w:val="en-US"/>
        </w:rPr>
        <w:t xml:space="preserve"> </w:t>
      </w:r>
      <w:r w:rsidR="009F1757">
        <w:rPr>
          <w:lang w:val="en-US"/>
        </w:rPr>
        <w:t xml:space="preserve">between </w:t>
      </w:r>
      <w:r w:rsidRPr="00AA759B">
        <w:rPr>
          <w:rStyle w:val="IntensiveHervorhebung"/>
          <w:lang w:val="en-US"/>
        </w:rPr>
        <w:t>01.07.18</w:t>
      </w:r>
      <w:r w:rsidR="009F1757">
        <w:rPr>
          <w:rStyle w:val="IntensiveHervorhebung"/>
          <w:lang w:val="en-US"/>
        </w:rPr>
        <w:t xml:space="preserve"> and </w:t>
      </w:r>
      <w:r w:rsidRPr="00AA759B">
        <w:rPr>
          <w:rStyle w:val="IntensiveHervorhebung"/>
          <w:lang w:val="en-US"/>
        </w:rPr>
        <w:t>31.03.</w:t>
      </w:r>
      <w:r w:rsidR="009F1757">
        <w:rPr>
          <w:rStyle w:val="IntensiveHervorhebung"/>
          <w:lang w:val="en-US"/>
        </w:rPr>
        <w:t>20</w:t>
      </w:r>
      <w:r w:rsidR="002C1A01" w:rsidRPr="00AA759B">
        <w:rPr>
          <w:lang w:val="en-US"/>
        </w:rPr>
        <w:t>.</w:t>
      </w:r>
      <w:r w:rsidR="002C4614">
        <w:rPr>
          <w:lang w:val="en-US"/>
        </w:rPr>
        <w:t xml:space="preserve"> </w:t>
      </w:r>
      <w:r w:rsidR="002C4614" w:rsidRPr="00AA759B">
        <w:rPr>
          <w:lang w:val="en-US"/>
        </w:rPr>
        <w:t>The frequency of scraped job ads varies by month</w:t>
      </w:r>
      <w:r w:rsidR="002C4614">
        <w:rPr>
          <w:lang w:val="en-US"/>
        </w:rPr>
        <w:t xml:space="preserve"> </w:t>
      </w:r>
      <w:r w:rsidR="002C4614" w:rsidRPr="00AA759B">
        <w:rPr>
          <w:lang w:val="en-US"/>
        </w:rPr>
        <w:t>and also by day of scraping</w:t>
      </w:r>
      <w:r w:rsidR="002C4614">
        <w:rPr>
          <w:lang w:val="en-US"/>
        </w:rPr>
        <w:t xml:space="preserve">. </w:t>
      </w:r>
    </w:p>
    <w:p w:rsidR="0025422E" w:rsidRPr="00AA759B" w:rsidRDefault="0025422E" w:rsidP="00A66625">
      <w:pPr>
        <w:pStyle w:val="Beschriftung"/>
        <w:keepNext/>
        <w:jc w:val="both"/>
        <w:rPr>
          <w:lang w:val="en-US"/>
        </w:rPr>
      </w:pPr>
      <w:bookmarkStart w:id="3" w:name="_Ref18655900"/>
      <w:r w:rsidRPr="00AA759B">
        <w:rPr>
          <w:lang w:val="en-US"/>
        </w:rPr>
        <w:t xml:space="preserve">Figure </w:t>
      </w:r>
      <w:r w:rsidR="00FE66FA">
        <w:rPr>
          <w:lang w:val="en-US"/>
        </w:rPr>
        <w:fldChar w:fldCharType="begin"/>
      </w:r>
      <w:r w:rsidR="00FE66FA">
        <w:rPr>
          <w:lang w:val="en-US"/>
        </w:rPr>
        <w:instrText xml:space="preserve"> SEQ Figure \* ARABIC </w:instrText>
      </w:r>
      <w:r w:rsidR="00FE66FA">
        <w:rPr>
          <w:lang w:val="en-US"/>
        </w:rPr>
        <w:fldChar w:fldCharType="separate"/>
      </w:r>
      <w:r w:rsidR="00260B96">
        <w:rPr>
          <w:noProof/>
          <w:lang w:val="en-US"/>
        </w:rPr>
        <w:t>1</w:t>
      </w:r>
      <w:r w:rsidR="00FE66FA">
        <w:rPr>
          <w:lang w:val="en-US"/>
        </w:rPr>
        <w:fldChar w:fldCharType="end"/>
      </w:r>
      <w:bookmarkEnd w:id="3"/>
      <w:r w:rsidR="0005189F">
        <w:rPr>
          <w:noProof/>
          <w:lang w:val="en-US"/>
        </w:rPr>
        <w:t xml:space="preserve"> monthly</w:t>
      </w:r>
    </w:p>
    <w:p w:rsidR="00115A09" w:rsidRPr="00AA759B" w:rsidRDefault="002C4614" w:rsidP="00A66625">
      <w:pPr>
        <w:jc w:val="both"/>
        <w:rPr>
          <w:lang w:val="en-US"/>
        </w:rPr>
      </w:pPr>
      <w:r>
        <w:rPr>
          <w:lang w:val="en-US"/>
        </w:rPr>
        <w:object w:dxaOrig="12961" w:dyaOrig="86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2" type="#_x0000_t75" style="width:469.55pt;height:270.45pt" o:ole="">
            <v:imagedata r:id="rId13" o:title=""/>
          </v:shape>
          <o:OLEObject Type="Embed" ProgID="Acrobat.Document.2015" ShapeID="_x0000_i1042" DrawAspect="Icon" ObjectID="_1661067787" r:id="rId14"/>
        </w:object>
      </w:r>
    </w:p>
    <w:p w:rsidR="0025422E" w:rsidRPr="00AA759B" w:rsidRDefault="0025422E" w:rsidP="00A66625">
      <w:pPr>
        <w:pStyle w:val="Beschriftung"/>
        <w:keepNext/>
        <w:jc w:val="both"/>
        <w:rPr>
          <w:lang w:val="en-US"/>
        </w:rPr>
      </w:pPr>
      <w:bookmarkStart w:id="4" w:name="_Ref18655903"/>
      <w:bookmarkStart w:id="5" w:name="_Ref50372401"/>
      <w:r w:rsidRPr="00AA759B">
        <w:rPr>
          <w:lang w:val="en-US"/>
        </w:rPr>
        <w:t xml:space="preserve">Figure </w:t>
      </w:r>
      <w:r w:rsidR="00FE66FA">
        <w:rPr>
          <w:lang w:val="en-US"/>
        </w:rPr>
        <w:fldChar w:fldCharType="begin"/>
      </w:r>
      <w:r w:rsidR="00FE66FA">
        <w:rPr>
          <w:lang w:val="en-US"/>
        </w:rPr>
        <w:instrText xml:space="preserve"> SEQ Figure \* ARABIC </w:instrText>
      </w:r>
      <w:r w:rsidR="00FE66FA">
        <w:rPr>
          <w:lang w:val="en-US"/>
        </w:rPr>
        <w:fldChar w:fldCharType="separate"/>
      </w:r>
      <w:r w:rsidR="00260B96">
        <w:rPr>
          <w:noProof/>
          <w:lang w:val="en-US"/>
        </w:rPr>
        <w:t>2</w:t>
      </w:r>
      <w:r w:rsidR="00FE66FA">
        <w:rPr>
          <w:lang w:val="en-US"/>
        </w:rPr>
        <w:fldChar w:fldCharType="end"/>
      </w:r>
      <w:bookmarkEnd w:id="4"/>
      <w:r w:rsidR="0005189F">
        <w:rPr>
          <w:noProof/>
          <w:lang w:val="en-US"/>
        </w:rPr>
        <w:t xml:space="preserve"> daily</w:t>
      </w:r>
      <w:bookmarkEnd w:id="5"/>
    </w:p>
    <w:p w:rsidR="00BD5339" w:rsidRDefault="002C4614" w:rsidP="00A66625">
      <w:pPr>
        <w:jc w:val="both"/>
        <w:rPr>
          <w:lang w:val="en-US"/>
        </w:rPr>
      </w:pPr>
      <w:r>
        <w:rPr>
          <w:lang w:val="en-US"/>
        </w:rPr>
        <w:object w:dxaOrig="12961" w:dyaOrig="8640">
          <v:shape id="_x0000_i1053" type="#_x0000_t75" style="width:482.7pt;height:321.8pt" o:ole="">
            <v:imagedata r:id="rId15" o:title=""/>
          </v:shape>
          <o:OLEObject Type="Embed" ProgID="Acrobat.Document.2015" ShapeID="_x0000_i1053" DrawAspect="Icon" ObjectID="_1661067788" r:id="rId16"/>
        </w:object>
      </w:r>
    </w:p>
    <w:p w:rsidR="00624B96" w:rsidRPr="00006CA8" w:rsidRDefault="00624B96" w:rsidP="00006CA8">
      <w:pPr>
        <w:pStyle w:val="berschrift1"/>
        <w:jc w:val="both"/>
        <w:rPr>
          <w:lang w:val="en-US"/>
        </w:rPr>
      </w:pPr>
      <w:r w:rsidRPr="00006CA8">
        <w:rPr>
          <w:lang w:val="en-US"/>
        </w:rPr>
        <w:lastRenderedPageBreak/>
        <w:t>Coverage of sources and sites in data collection</w:t>
      </w:r>
    </w:p>
    <w:p w:rsidR="00755F29" w:rsidRPr="00755F29" w:rsidRDefault="00755F29" w:rsidP="00A66625">
      <w:pPr>
        <w:jc w:val="both"/>
        <w:rPr>
          <w:lang w:val="en-US"/>
        </w:rPr>
      </w:pPr>
    </w:p>
    <w:p w:rsidR="00FD736F" w:rsidRDefault="00D63F84" w:rsidP="00A66625">
      <w:pPr>
        <w:jc w:val="both"/>
        <w:rPr>
          <w:lang w:val="en-US"/>
        </w:rPr>
      </w:pPr>
      <w:r w:rsidRPr="00AA759B">
        <w:rPr>
          <w:lang w:val="en-US"/>
        </w:rPr>
        <w:t xml:space="preserve">Not all </w:t>
      </w:r>
      <w:r w:rsidRPr="00AA759B">
        <w:rPr>
          <w:rStyle w:val="IntensiveHervorhebung"/>
          <w:lang w:val="en-US"/>
        </w:rPr>
        <w:t>sources</w:t>
      </w:r>
      <w:r w:rsidRPr="00AA759B">
        <w:rPr>
          <w:lang w:val="en-US"/>
        </w:rPr>
        <w:t xml:space="preserve"> were </w:t>
      </w:r>
      <w:r w:rsidR="00624B96">
        <w:rPr>
          <w:lang w:val="en-US"/>
        </w:rPr>
        <w:t>collected</w:t>
      </w:r>
      <w:r w:rsidRPr="00AA759B">
        <w:rPr>
          <w:lang w:val="en-US"/>
        </w:rPr>
        <w:t xml:space="preserve"> every day</w:t>
      </w:r>
      <w:r w:rsidR="00624B96">
        <w:rPr>
          <w:lang w:val="en-US"/>
        </w:rPr>
        <w:t>. Most sources display large day-to-day variations in the number of collected job ads. Some sources have gaps in coverage of single days up to more than a month (</w:t>
      </w:r>
      <w:r w:rsidR="00D14AC2">
        <w:rPr>
          <w:lang w:val="en-US"/>
        </w:rPr>
        <w:fldChar w:fldCharType="begin"/>
      </w:r>
      <w:r w:rsidR="00D14AC2">
        <w:rPr>
          <w:lang w:val="en-US"/>
        </w:rPr>
        <w:instrText xml:space="preserve"> REF _Ref19699119 \h </w:instrText>
      </w:r>
      <w:r w:rsidR="00A66625">
        <w:rPr>
          <w:lang w:val="en-US"/>
        </w:rPr>
        <w:instrText xml:space="preserve"> \* MERGEFORMAT </w:instrText>
      </w:r>
      <w:r w:rsidR="00D14AC2">
        <w:rPr>
          <w:lang w:val="en-US"/>
        </w:rPr>
      </w:r>
      <w:r w:rsidR="00D14AC2">
        <w:rPr>
          <w:lang w:val="en-US"/>
        </w:rPr>
        <w:fldChar w:fldCharType="separate"/>
      </w:r>
      <w:r w:rsidR="00D14AC2" w:rsidRPr="00D14AC2">
        <w:rPr>
          <w:lang w:val="en-US"/>
        </w:rPr>
        <w:t xml:space="preserve">Figure </w:t>
      </w:r>
      <w:r w:rsidR="00D14AC2" w:rsidRPr="00D14AC2">
        <w:rPr>
          <w:noProof/>
          <w:lang w:val="en-US"/>
        </w:rPr>
        <w:t>3</w:t>
      </w:r>
      <w:r w:rsidR="00D14AC2">
        <w:rPr>
          <w:lang w:val="en-US"/>
        </w:rPr>
        <w:fldChar w:fldCharType="end"/>
      </w:r>
      <w:r w:rsidR="00624B96">
        <w:rPr>
          <w:lang w:val="en-US"/>
        </w:rPr>
        <w:t>)</w:t>
      </w:r>
      <w:r w:rsidR="00D14AC2">
        <w:rPr>
          <w:lang w:val="en-US"/>
        </w:rPr>
        <w:t xml:space="preserve">. Note that data collection for several sources, e.g. DE_BACKINJOB, </w:t>
      </w:r>
      <w:r w:rsidR="00D14AC2" w:rsidRPr="00635745">
        <w:rPr>
          <w:rStyle w:val="Hervorhebung"/>
          <w:lang w:val="en-GB"/>
        </w:rPr>
        <w:t xml:space="preserve">stopped </w:t>
      </w:r>
      <w:r w:rsidR="00F54652" w:rsidRPr="00635745">
        <w:rPr>
          <w:rStyle w:val="Hervorhebung"/>
          <w:lang w:val="en-GB"/>
        </w:rPr>
        <w:t>prematurely</w:t>
      </w:r>
      <w:r w:rsidR="00F54652">
        <w:rPr>
          <w:lang w:val="en-US"/>
        </w:rPr>
        <w:t xml:space="preserve"> </w:t>
      </w:r>
      <w:r w:rsidR="00D14AC2">
        <w:rPr>
          <w:lang w:val="en-US"/>
        </w:rPr>
        <w:t xml:space="preserve">after 01.2019. </w:t>
      </w:r>
    </w:p>
    <w:p w:rsidR="006E21AB" w:rsidRDefault="00ED7609" w:rsidP="00A66625">
      <w:pPr>
        <w:jc w:val="both"/>
        <w:rPr>
          <w:lang w:val="en-US"/>
        </w:rPr>
      </w:pPr>
      <w:r>
        <w:rPr>
          <w:lang w:val="en-US"/>
        </w:rPr>
        <w:t xml:space="preserve">The amount of total job ads collected, and the amount collected of each source varies dramatically over time. </w:t>
      </w:r>
      <w:r>
        <w:rPr>
          <w:lang w:val="en-US"/>
        </w:rPr>
        <w:fldChar w:fldCharType="begin"/>
      </w:r>
      <w:r>
        <w:rPr>
          <w:lang w:val="en-US"/>
        </w:rPr>
        <w:instrText xml:space="preserve"> REF _Ref49435067 \h </w:instrText>
      </w:r>
      <w:r>
        <w:rPr>
          <w:lang w:val="en-US"/>
        </w:rPr>
      </w:r>
      <w:r>
        <w:rPr>
          <w:lang w:val="en-US"/>
        </w:rPr>
        <w:fldChar w:fldCharType="separate"/>
      </w:r>
      <w:r w:rsidRPr="00635745">
        <w:rPr>
          <w:lang w:val="en-GB"/>
        </w:rPr>
        <w:t xml:space="preserve">Figure </w:t>
      </w:r>
      <w:r w:rsidRPr="00635745">
        <w:rPr>
          <w:noProof/>
          <w:lang w:val="en-GB"/>
        </w:rPr>
        <w:t>4</w:t>
      </w:r>
      <w:r>
        <w:rPr>
          <w:lang w:val="en-US"/>
        </w:rPr>
        <w:fldChar w:fldCharType="end"/>
      </w:r>
      <w:r>
        <w:rPr>
          <w:lang w:val="en-US"/>
        </w:rPr>
        <w:t xml:space="preserve"> shows the share of the three largest sources, Arbeitsagentur, Xing and Adzuna, out of the total number of job ads collected each month. </w:t>
      </w:r>
      <w:r w:rsidR="00A529BC">
        <w:rPr>
          <w:lang w:val="en-US"/>
        </w:rPr>
        <w:t xml:space="preserve">The total number of collected job ads has an immense peak in January 2019 and declines steadily afterwards, reaching its lowest state in March 2020. The contribution of each major source fluctuates wildly over time. </w:t>
      </w:r>
      <w:r w:rsidR="009B3EE6">
        <w:rPr>
          <w:lang w:val="en-US"/>
        </w:rPr>
        <w:t>For instance, Adzuna makes up 30% of all ads in September 2018, but only 3% in March 2020. Similarly, Xing fluctuates between 30% and 4% of all job ads. We also observe increasing concentration of sources towards the end of the observation period. By 2020, Arbeitsagentur and Xing together account for more than 80% of all</w:t>
      </w:r>
      <w:r w:rsidR="00D21D57">
        <w:rPr>
          <w:lang w:val="en-US"/>
        </w:rPr>
        <w:t xml:space="preserve"> </w:t>
      </w:r>
      <w:r w:rsidR="009B3EE6">
        <w:rPr>
          <w:lang w:val="en-US"/>
        </w:rPr>
        <w:t>job ads collected</w:t>
      </w:r>
      <w:r w:rsidR="00D21D57">
        <w:rPr>
          <w:lang w:val="en-US"/>
        </w:rPr>
        <w:t xml:space="preserve">, in contrast with only about one third of all ads in 2018. </w:t>
      </w:r>
    </w:p>
    <w:p w:rsidR="00A8645D" w:rsidRDefault="00A8645D" w:rsidP="00A66625">
      <w:pPr>
        <w:pStyle w:val="Beschriftung"/>
        <w:keepNext/>
        <w:jc w:val="both"/>
      </w:pPr>
      <w:bookmarkStart w:id="6" w:name="_Ref19699119"/>
      <w:r>
        <w:t xml:space="preserve">Figure </w:t>
      </w:r>
      <w:r w:rsidR="00435BE2">
        <w:fldChar w:fldCharType="begin"/>
      </w:r>
      <w:r w:rsidR="00435BE2">
        <w:instrText xml:space="preserve"> SEQ Figure \* ARABIC </w:instrText>
      </w:r>
      <w:r w:rsidR="00435BE2">
        <w:fldChar w:fldCharType="separate"/>
      </w:r>
      <w:r w:rsidR="00260B96">
        <w:rPr>
          <w:noProof/>
        </w:rPr>
        <w:t>3</w:t>
      </w:r>
      <w:r w:rsidR="00435BE2">
        <w:rPr>
          <w:noProof/>
        </w:rPr>
        <w:fldChar w:fldCharType="end"/>
      </w:r>
      <w:bookmarkEnd w:id="6"/>
    </w:p>
    <w:p w:rsidR="00624B96" w:rsidRPr="00A8645D" w:rsidRDefault="00A8645D" w:rsidP="00A66625">
      <w:pPr>
        <w:keepNext/>
        <w:jc w:val="both"/>
      </w:pPr>
      <w:r>
        <w:rPr>
          <w:noProof/>
          <w:lang w:eastAsia="de-DE"/>
        </w:rPr>
        <w:drawing>
          <wp:inline distT="0" distB="0" distL="0" distR="0" wp14:anchorId="2221E99C" wp14:editId="0A0BB76E">
            <wp:extent cx="6524904" cy="3543300"/>
            <wp:effectExtent l="0" t="0" r="9525"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ichsource_bymonth.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528298" cy="3545143"/>
                    </a:xfrm>
                    <a:prstGeom prst="rect">
                      <a:avLst/>
                    </a:prstGeom>
                  </pic:spPr>
                </pic:pic>
              </a:graphicData>
            </a:graphic>
          </wp:inline>
        </w:drawing>
      </w:r>
    </w:p>
    <w:p w:rsidR="00B33AE1" w:rsidRDefault="00B33AE1" w:rsidP="00A66625">
      <w:pPr>
        <w:jc w:val="both"/>
        <w:rPr>
          <w:lang w:val="en-US"/>
        </w:rPr>
      </w:pPr>
    </w:p>
    <w:p w:rsidR="00F829F2" w:rsidRDefault="00F829F2" w:rsidP="00A66625">
      <w:pPr>
        <w:jc w:val="both"/>
        <w:rPr>
          <w:lang w:val="en-US"/>
        </w:rPr>
      </w:pPr>
    </w:p>
    <w:p w:rsidR="006E21AB" w:rsidRPr="00635745" w:rsidRDefault="006E21AB" w:rsidP="006E21AB">
      <w:pPr>
        <w:pStyle w:val="Beschriftung"/>
        <w:keepNext/>
        <w:jc w:val="both"/>
        <w:rPr>
          <w:lang w:val="en-GB"/>
        </w:rPr>
      </w:pPr>
      <w:bookmarkStart w:id="7" w:name="_Ref49435067"/>
      <w:bookmarkStart w:id="8" w:name="_Ref49435053"/>
      <w:r w:rsidRPr="00635745">
        <w:rPr>
          <w:lang w:val="en-GB"/>
        </w:rPr>
        <w:lastRenderedPageBreak/>
        <w:t xml:space="preserve">Figure </w:t>
      </w:r>
      <w:r w:rsidR="00435BE2">
        <w:fldChar w:fldCharType="begin"/>
      </w:r>
      <w:r w:rsidR="00435BE2" w:rsidRPr="00635745">
        <w:rPr>
          <w:lang w:val="en-GB"/>
        </w:rPr>
        <w:instrText xml:space="preserve"> SEQ Figure \* ARABIC </w:instrText>
      </w:r>
      <w:r w:rsidR="00435BE2">
        <w:fldChar w:fldCharType="separate"/>
      </w:r>
      <w:r w:rsidR="00260B96">
        <w:rPr>
          <w:noProof/>
          <w:lang w:val="en-GB"/>
        </w:rPr>
        <w:t>4</w:t>
      </w:r>
      <w:r w:rsidR="00435BE2">
        <w:rPr>
          <w:noProof/>
        </w:rPr>
        <w:fldChar w:fldCharType="end"/>
      </w:r>
      <w:bookmarkEnd w:id="7"/>
      <w:r w:rsidR="005D36E0" w:rsidRPr="00635745">
        <w:rPr>
          <w:lang w:val="en-GB"/>
        </w:rPr>
        <w:t xml:space="preserve"> Ads collected from the 3 largest sources</w:t>
      </w:r>
      <w:bookmarkEnd w:id="8"/>
    </w:p>
    <w:p w:rsidR="00F829F2" w:rsidRDefault="00F829F2" w:rsidP="00A66625">
      <w:pPr>
        <w:jc w:val="both"/>
        <w:rPr>
          <w:lang w:val="en-US"/>
        </w:rPr>
      </w:pPr>
      <w:r>
        <w:rPr>
          <w:noProof/>
          <w:lang w:eastAsia="de-DE"/>
        </w:rPr>
        <w:drawing>
          <wp:inline distT="0" distB="0" distL="0" distR="0">
            <wp:extent cx="6537369" cy="4345275"/>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op3_sources_counts.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548612" cy="4352748"/>
                    </a:xfrm>
                    <a:prstGeom prst="rect">
                      <a:avLst/>
                    </a:prstGeom>
                  </pic:spPr>
                </pic:pic>
              </a:graphicData>
            </a:graphic>
          </wp:inline>
        </w:drawing>
      </w:r>
    </w:p>
    <w:p w:rsidR="00D63F84" w:rsidRPr="00AA759B" w:rsidRDefault="00D63F84" w:rsidP="00A66625">
      <w:pPr>
        <w:jc w:val="both"/>
        <w:rPr>
          <w:lang w:val="en-US"/>
        </w:rPr>
      </w:pPr>
      <w:r w:rsidRPr="00AA759B">
        <w:rPr>
          <w:lang w:val="en-US"/>
        </w:rPr>
        <w:t xml:space="preserve">Nor were ads from every </w:t>
      </w:r>
      <w:r w:rsidRPr="00AA759B">
        <w:rPr>
          <w:rStyle w:val="IntensiveHervorhebung"/>
          <w:lang w:val="en-US"/>
        </w:rPr>
        <w:t>site</w:t>
      </w:r>
      <w:r w:rsidRPr="00AA759B">
        <w:rPr>
          <w:lang w:val="en-US"/>
        </w:rPr>
        <w:t xml:space="preserve"> consistently collected</w:t>
      </w:r>
      <w:r w:rsidR="00D14AC2">
        <w:rPr>
          <w:lang w:val="en-US"/>
        </w:rPr>
        <w:t xml:space="preserve"> (</w:t>
      </w:r>
      <w:r w:rsidR="00A12E13">
        <w:rPr>
          <w:lang w:val="en-US"/>
        </w:rPr>
        <w:t xml:space="preserve">Table 2, </w:t>
      </w:r>
      <w:r w:rsidR="00A12E13">
        <w:rPr>
          <w:lang w:val="en-US"/>
        </w:rPr>
        <w:fldChar w:fldCharType="begin"/>
      </w:r>
      <w:r w:rsidR="00A12E13">
        <w:rPr>
          <w:lang w:val="en-US"/>
        </w:rPr>
        <w:instrText xml:space="preserve"> REF _Ref19700003 \h </w:instrText>
      </w:r>
      <w:r w:rsidR="00A66625">
        <w:rPr>
          <w:lang w:val="en-US"/>
        </w:rPr>
        <w:instrText xml:space="preserve"> \* MERGEFORMAT </w:instrText>
      </w:r>
      <w:r w:rsidR="00A12E13">
        <w:rPr>
          <w:lang w:val="en-US"/>
        </w:rPr>
      </w:r>
      <w:r w:rsidR="00A12E13">
        <w:rPr>
          <w:lang w:val="en-US"/>
        </w:rPr>
        <w:fldChar w:fldCharType="separate"/>
      </w:r>
      <w:r w:rsidR="00A12E13" w:rsidRPr="00A12E13">
        <w:rPr>
          <w:lang w:val="en-US"/>
        </w:rPr>
        <w:t xml:space="preserve">Figure </w:t>
      </w:r>
      <w:r w:rsidR="00A12E13" w:rsidRPr="00A12E13">
        <w:rPr>
          <w:noProof/>
          <w:lang w:val="en-US"/>
        </w:rPr>
        <w:t>4</w:t>
      </w:r>
      <w:r w:rsidR="00A12E13">
        <w:rPr>
          <w:lang w:val="en-US"/>
        </w:rPr>
        <w:fldChar w:fldCharType="end"/>
      </w:r>
      <w:r w:rsidR="00A12E13">
        <w:rPr>
          <w:lang w:val="en-US"/>
        </w:rPr>
        <w:t>)</w:t>
      </w:r>
    </w:p>
    <w:p w:rsidR="00A12E13" w:rsidRDefault="00A12E13" w:rsidP="00A66625">
      <w:pPr>
        <w:pStyle w:val="Beschriftung"/>
        <w:keepNext/>
        <w:jc w:val="both"/>
      </w:pPr>
      <w:bookmarkStart w:id="9" w:name="_Ref19700003"/>
      <w:r>
        <w:lastRenderedPageBreak/>
        <w:t xml:space="preserve">Figure </w:t>
      </w:r>
      <w:r w:rsidR="00435BE2">
        <w:fldChar w:fldCharType="begin"/>
      </w:r>
      <w:r w:rsidR="00435BE2">
        <w:instrText xml:space="preserve"> SEQ Figure \* ARABIC </w:instrText>
      </w:r>
      <w:r w:rsidR="00435BE2">
        <w:fldChar w:fldCharType="separate"/>
      </w:r>
      <w:r w:rsidR="00260B96">
        <w:rPr>
          <w:noProof/>
        </w:rPr>
        <w:t>5</w:t>
      </w:r>
      <w:r w:rsidR="00435BE2">
        <w:rPr>
          <w:noProof/>
        </w:rPr>
        <w:fldChar w:fldCharType="end"/>
      </w:r>
      <w:bookmarkEnd w:id="9"/>
    </w:p>
    <w:p w:rsidR="00D63F84" w:rsidRDefault="00D14AC2" w:rsidP="00A66625">
      <w:pPr>
        <w:jc w:val="both"/>
        <w:rPr>
          <w:lang w:val="en-US"/>
        </w:rPr>
      </w:pPr>
      <w:r>
        <w:rPr>
          <w:noProof/>
          <w:lang w:eastAsia="de-DE"/>
        </w:rPr>
        <w:drawing>
          <wp:inline distT="0" distB="0" distL="0" distR="0" wp14:anchorId="7E889B73" wp14:editId="59C07639">
            <wp:extent cx="5399543" cy="7918719"/>
            <wp:effectExtent l="0" t="0" r="0" b="635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ichsite_bymonth.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399543" cy="7918719"/>
                    </a:xfrm>
                    <a:prstGeom prst="rect">
                      <a:avLst/>
                    </a:prstGeom>
                  </pic:spPr>
                </pic:pic>
              </a:graphicData>
            </a:graphic>
          </wp:inline>
        </w:drawing>
      </w:r>
    </w:p>
    <w:p w:rsidR="009F0514" w:rsidRDefault="009F0514" w:rsidP="00A66625">
      <w:pPr>
        <w:jc w:val="both"/>
        <w:rPr>
          <w:lang w:val="en-US"/>
        </w:rPr>
      </w:pPr>
    </w:p>
    <w:p w:rsidR="009F0514" w:rsidRPr="00AA759B" w:rsidRDefault="009F0514" w:rsidP="00A66625">
      <w:pPr>
        <w:jc w:val="both"/>
        <w:rPr>
          <w:lang w:val="en-US"/>
        </w:rPr>
      </w:pPr>
    </w:p>
    <w:p w:rsidR="00DA37E4" w:rsidRDefault="00DA37E4" w:rsidP="00A66625">
      <w:pPr>
        <w:pStyle w:val="berschrift1"/>
        <w:jc w:val="both"/>
        <w:rPr>
          <w:lang w:val="en-US"/>
        </w:rPr>
      </w:pPr>
      <w:r>
        <w:rPr>
          <w:lang w:val="en-US"/>
        </w:rPr>
        <w:lastRenderedPageBreak/>
        <w:t xml:space="preserve">Deduplication and </w:t>
      </w:r>
      <w:r w:rsidR="00B912F5">
        <w:rPr>
          <w:lang w:val="en-US"/>
        </w:rPr>
        <w:t>filtering</w:t>
      </w:r>
    </w:p>
    <w:p w:rsidR="00DA37E4" w:rsidRDefault="00DA37E4" w:rsidP="00DA37E4">
      <w:pPr>
        <w:rPr>
          <w:lang w:val="en-US"/>
        </w:rPr>
      </w:pPr>
    </w:p>
    <w:p w:rsidR="00B912F5" w:rsidRDefault="00B912F5" w:rsidP="00B912F5">
      <w:pPr>
        <w:pStyle w:val="berschrift2"/>
        <w:rPr>
          <w:lang w:val="en-US"/>
        </w:rPr>
      </w:pPr>
      <w:r>
        <w:rPr>
          <w:lang w:val="en-US"/>
        </w:rPr>
        <w:t>Duplicates</w:t>
      </w:r>
    </w:p>
    <w:p w:rsidR="00D0135B" w:rsidRDefault="00D0135B" w:rsidP="00D0135B">
      <w:pPr>
        <w:jc w:val="both"/>
        <w:rPr>
          <w:lang w:val="en-US"/>
        </w:rPr>
      </w:pPr>
      <w:r w:rsidRPr="00AA759B">
        <w:rPr>
          <w:lang w:val="en-US"/>
        </w:rPr>
        <w:t xml:space="preserve">Of </w:t>
      </w:r>
      <w:r w:rsidR="00427F9F">
        <w:rPr>
          <w:lang w:val="en-US"/>
        </w:rPr>
        <w:t xml:space="preserve">the </w:t>
      </w:r>
      <w:r w:rsidR="00427F9F" w:rsidRPr="00427F9F">
        <w:rPr>
          <w:lang w:val="en-US"/>
        </w:rPr>
        <w:t>44383960</w:t>
      </w:r>
      <w:r w:rsidR="00427F9F">
        <w:rPr>
          <w:lang w:val="en-US"/>
        </w:rPr>
        <w:t xml:space="preserve"> observations for Germany</w:t>
      </w:r>
      <w:r w:rsidRPr="00AA759B">
        <w:rPr>
          <w:lang w:val="en-US"/>
        </w:rPr>
        <w:t xml:space="preserve">, </w:t>
      </w:r>
      <w:r w:rsidRPr="00EB127F">
        <w:rPr>
          <w:rStyle w:val="IntensiveHervorhebung"/>
          <w:lang w:val="en-US"/>
        </w:rPr>
        <w:t>16341879</w:t>
      </w:r>
      <w:r>
        <w:rPr>
          <w:rStyle w:val="IntensiveHervorhebung"/>
          <w:lang w:val="en-US"/>
        </w:rPr>
        <w:t xml:space="preserve"> </w:t>
      </w:r>
      <w:r w:rsidRPr="00AA759B">
        <w:rPr>
          <w:rStyle w:val="IntensiveHervorhebung"/>
          <w:lang w:val="en-US"/>
        </w:rPr>
        <w:t>are distinct</w:t>
      </w:r>
      <w:r>
        <w:rPr>
          <w:lang w:val="en-US"/>
        </w:rPr>
        <w:t xml:space="preserve"> (not duplicate) observations. Which means that they have a unique “general_id”. CEDEFOP assigns the same general_id to all observations which it classifies as duplicates of each other. The </w:t>
      </w:r>
      <w:r w:rsidRPr="00635745">
        <w:rPr>
          <w:rStyle w:val="IntensiveHervorhebung"/>
          <w:lang w:val="en-GB"/>
        </w:rPr>
        <w:t>share of such duplicates is therefore 63%</w:t>
      </w:r>
      <w:r>
        <w:rPr>
          <w:lang w:val="en-US"/>
        </w:rPr>
        <w:t xml:space="preserve"> of all observations.</w:t>
      </w:r>
    </w:p>
    <w:p w:rsidR="001445B5" w:rsidRDefault="001445B5" w:rsidP="001445B5">
      <w:pPr>
        <w:jc w:val="both"/>
        <w:rPr>
          <w:lang w:val="en-US"/>
        </w:rPr>
      </w:pPr>
      <w:r>
        <w:rPr>
          <w:lang w:val="en-US"/>
        </w:rPr>
        <w:t xml:space="preserve">Observations classified as “duplicates” by </w:t>
      </w:r>
      <w:r w:rsidR="00CC3CA5">
        <w:rPr>
          <w:lang w:val="en-US"/>
        </w:rPr>
        <w:t xml:space="preserve">CEDEFOP </w:t>
      </w:r>
      <w:r>
        <w:rPr>
          <w:lang w:val="en-US"/>
        </w:rPr>
        <w:t xml:space="preserve">can differ in their content. Typically, of a group of “duplicate” observations only one has a non-missing entry for the variable “companyname”. </w:t>
      </w:r>
    </w:p>
    <w:p w:rsidR="00C42FD5" w:rsidRDefault="00C42FD5" w:rsidP="00D0135B">
      <w:pPr>
        <w:jc w:val="both"/>
        <w:rPr>
          <w:lang w:val="en-US"/>
        </w:rPr>
      </w:pPr>
      <w:r>
        <w:rPr>
          <w:lang w:val="en-US"/>
        </w:rPr>
        <w:t>The share of duplicates is relatively consistent over time, with the exception of January 2019, January 2020 and March 2020. During the first two months, the share of duplicates was unusually high, exceeding 75%. In March 2020, the share was very low, with only 29% of observations classified as duplicates.</w:t>
      </w:r>
      <w:r w:rsidR="005875E2">
        <w:rPr>
          <w:lang w:val="en-US"/>
        </w:rPr>
        <w:t xml:space="preserve"> </w:t>
      </w:r>
    </w:p>
    <w:p w:rsidR="005875E2" w:rsidRDefault="005875E2" w:rsidP="00D0135B">
      <w:pPr>
        <w:jc w:val="both"/>
        <w:rPr>
          <w:lang w:val="en-US"/>
        </w:rPr>
      </w:pPr>
      <w:r>
        <w:rPr>
          <w:lang w:val="en-US"/>
        </w:rPr>
        <w:t>For subsequent analysis, we keep only one observation per group of duplicates. The observation with the least number of missing column entries is kept.</w:t>
      </w:r>
    </w:p>
    <w:p w:rsidR="00C42FD5" w:rsidRDefault="00C42FD5" w:rsidP="00C42FD5">
      <w:pPr>
        <w:pStyle w:val="Beschriftung"/>
        <w:keepNext/>
        <w:jc w:val="both"/>
      </w:pPr>
      <w:r>
        <w:t xml:space="preserve">Figure </w:t>
      </w:r>
      <w:r w:rsidR="00435BE2">
        <w:fldChar w:fldCharType="begin"/>
      </w:r>
      <w:r w:rsidR="00435BE2">
        <w:instrText xml:space="preserve"> SEQ Figure \* ARABIC </w:instrText>
      </w:r>
      <w:r w:rsidR="00435BE2">
        <w:fldChar w:fldCharType="separate"/>
      </w:r>
      <w:r w:rsidR="00260B96">
        <w:rPr>
          <w:noProof/>
        </w:rPr>
        <w:t>6</w:t>
      </w:r>
      <w:r w:rsidR="00435BE2">
        <w:rPr>
          <w:noProof/>
        </w:rPr>
        <w:fldChar w:fldCharType="end"/>
      </w:r>
    </w:p>
    <w:p w:rsidR="00407155" w:rsidRDefault="00C42FD5" w:rsidP="00D0135B">
      <w:pPr>
        <w:jc w:val="both"/>
        <w:rPr>
          <w:lang w:val="en-US"/>
        </w:rPr>
      </w:pPr>
      <w:r>
        <w:rPr>
          <w:lang w:val="en-US"/>
        </w:rPr>
        <w:object w:dxaOrig="12961" w:dyaOrig="8640">
          <v:shape id="_x0000_i1027" type="#_x0000_t75" style="width:477.7pt;height:318.7pt" o:ole="">
            <v:imagedata r:id="rId20" o:title=""/>
          </v:shape>
          <o:OLEObject Type="Embed" ProgID="Acrobat.Document.2015" ShapeID="_x0000_i1027" DrawAspect="Icon" ObjectID="_1661067789" r:id="rId21"/>
        </w:object>
      </w:r>
    </w:p>
    <w:p w:rsidR="00865D3A" w:rsidRDefault="00865D3A">
      <w:pPr>
        <w:rPr>
          <w:lang w:val="en-US"/>
        </w:rPr>
      </w:pPr>
      <w:r>
        <w:rPr>
          <w:lang w:val="en-US"/>
        </w:rPr>
        <w:br w:type="page"/>
      </w:r>
    </w:p>
    <w:p w:rsidR="00B912F5" w:rsidRDefault="00B912F5" w:rsidP="00B912F5">
      <w:pPr>
        <w:pStyle w:val="berschrift2"/>
        <w:rPr>
          <w:lang w:val="en-US"/>
        </w:rPr>
      </w:pPr>
      <w:r>
        <w:rPr>
          <w:lang w:val="en-US"/>
        </w:rPr>
        <w:lastRenderedPageBreak/>
        <w:t>Staffing agencies</w:t>
      </w:r>
    </w:p>
    <w:p w:rsidR="00D0135B" w:rsidRDefault="00B912F5" w:rsidP="00DA37E4">
      <w:pPr>
        <w:rPr>
          <w:lang w:val="en-US"/>
        </w:rPr>
      </w:pPr>
      <w:r>
        <w:rPr>
          <w:lang w:val="en-US"/>
        </w:rPr>
        <w:t xml:space="preserve">We filter out job ads by staffing agencies, because it is unclear if they represent a real job vacancy and also because they might easily be duplicates of job ads by the employers themselves. Because there is no direct way of identifying ads by staffing companies, we </w:t>
      </w:r>
      <w:r w:rsidR="00320C2E">
        <w:rPr>
          <w:lang w:val="en-US"/>
        </w:rPr>
        <w:t xml:space="preserve">filter by company name. Using a filter list of specific terms common to staffing agency names and of names of specific staffing companies. </w:t>
      </w:r>
      <w:r w:rsidR="005F5B7B">
        <w:rPr>
          <w:lang w:val="en-US"/>
        </w:rPr>
        <w:t xml:space="preserve">Filtering </w:t>
      </w:r>
      <w:r w:rsidR="00320C2E">
        <w:rPr>
          <w:lang w:val="en-US"/>
        </w:rPr>
        <w:t>by this list</w:t>
      </w:r>
      <w:r w:rsidR="005F5B7B">
        <w:rPr>
          <w:lang w:val="en-US"/>
        </w:rPr>
        <w:t xml:space="preserve"> leaves </w:t>
      </w:r>
      <w:r w:rsidR="005F5B7B" w:rsidRPr="007018A9">
        <w:rPr>
          <w:rStyle w:val="IntensiveHervorhebung"/>
        </w:rPr>
        <w:t xml:space="preserve">15030950 </w:t>
      </w:r>
      <w:r w:rsidR="005F5B7B">
        <w:rPr>
          <w:lang w:val="en-US"/>
        </w:rPr>
        <w:t xml:space="preserve">of those </w:t>
      </w:r>
      <w:r w:rsidR="005F5B7B" w:rsidRPr="005F5B7B">
        <w:rPr>
          <w:lang w:val="en-US"/>
        </w:rPr>
        <w:t>16341879</w:t>
      </w:r>
      <w:r w:rsidR="00320C2E">
        <w:rPr>
          <w:lang w:val="en-US"/>
        </w:rPr>
        <w:t>.</w:t>
      </w:r>
    </w:p>
    <w:p w:rsidR="00320C2E" w:rsidRDefault="00320C2E" w:rsidP="00320C2E">
      <w:pPr>
        <w:pStyle w:val="berschrift2"/>
        <w:rPr>
          <w:lang w:val="en-US"/>
        </w:rPr>
      </w:pPr>
      <w:r>
        <w:rPr>
          <w:lang w:val="en-US"/>
        </w:rPr>
        <w:t>Contract type</w:t>
      </w:r>
    </w:p>
    <w:p w:rsidR="00320C2E" w:rsidRDefault="00320C2E" w:rsidP="00320C2E">
      <w:pPr>
        <w:rPr>
          <w:lang w:val="en-US"/>
        </w:rPr>
      </w:pPr>
      <w:r>
        <w:rPr>
          <w:lang w:val="en-US"/>
        </w:rPr>
        <w:t>The type of contracts are classified by CEDEFOP, with the majority classified as temporary.</w:t>
      </w:r>
      <w:r w:rsidR="000171D3">
        <w:rPr>
          <w:lang w:val="en-US"/>
        </w:rPr>
        <w:t xml:space="preserve"> In subsequent analysis, we exclude job ads classified as </w:t>
      </w:r>
      <w:r w:rsidR="007C1380">
        <w:rPr>
          <w:lang w:val="en-US"/>
        </w:rPr>
        <w:t>internships.</w:t>
      </w:r>
    </w:p>
    <w:p w:rsidR="00B250E8" w:rsidRDefault="00B250E8" w:rsidP="00B250E8">
      <w:pPr>
        <w:pStyle w:val="Beschriftung"/>
        <w:keepNext/>
      </w:pPr>
      <w:r>
        <w:t xml:space="preserve">Table </w:t>
      </w:r>
      <w:r w:rsidR="00435BE2">
        <w:fldChar w:fldCharType="begin"/>
      </w:r>
      <w:r w:rsidR="00435BE2">
        <w:instrText xml:space="preserve"> SEQ Table \* ARABIC </w:instrText>
      </w:r>
      <w:r w:rsidR="00435BE2">
        <w:fldChar w:fldCharType="separate"/>
      </w:r>
      <w:r>
        <w:rPr>
          <w:noProof/>
        </w:rPr>
        <w:t>1</w:t>
      </w:r>
      <w:r w:rsidR="00435BE2">
        <w:rPr>
          <w:noProof/>
        </w:rPr>
        <w:fldChar w:fldCharType="end"/>
      </w:r>
    </w:p>
    <w:tbl>
      <w:tblPr>
        <w:tblStyle w:val="Tabellenraster"/>
        <w:tblW w:w="0" w:type="auto"/>
        <w:tblLook w:val="04A0" w:firstRow="1" w:lastRow="0" w:firstColumn="1" w:lastColumn="0" w:noHBand="0" w:noVBand="1"/>
      </w:tblPr>
      <w:tblGrid>
        <w:gridCol w:w="4531"/>
        <w:gridCol w:w="4531"/>
      </w:tblGrid>
      <w:tr w:rsidR="00320C2E" w:rsidTr="00320C2E">
        <w:tc>
          <w:tcPr>
            <w:tcW w:w="4531" w:type="dxa"/>
          </w:tcPr>
          <w:p w:rsidR="00320C2E" w:rsidRDefault="00320C2E" w:rsidP="00320C2E">
            <w:pPr>
              <w:rPr>
                <w:lang w:val="en-US"/>
              </w:rPr>
            </w:pPr>
            <w:r>
              <w:rPr>
                <w:lang w:val="en-US"/>
              </w:rPr>
              <w:t>Contract type</w:t>
            </w:r>
          </w:p>
        </w:tc>
        <w:tc>
          <w:tcPr>
            <w:tcW w:w="4531" w:type="dxa"/>
          </w:tcPr>
          <w:p w:rsidR="00320C2E" w:rsidRDefault="00320C2E" w:rsidP="00320C2E">
            <w:pPr>
              <w:rPr>
                <w:lang w:val="en-US"/>
              </w:rPr>
            </w:pPr>
            <w:r>
              <w:rPr>
                <w:lang w:val="en-US"/>
              </w:rPr>
              <w:t>Job Ads</w:t>
            </w:r>
            <w:r w:rsidR="0053418C">
              <w:rPr>
                <w:lang w:val="en-US"/>
              </w:rPr>
              <w:t xml:space="preserve"> (in thousand)</w:t>
            </w:r>
          </w:p>
        </w:tc>
      </w:tr>
      <w:tr w:rsidR="00320C2E" w:rsidTr="00320C2E">
        <w:tc>
          <w:tcPr>
            <w:tcW w:w="4531" w:type="dxa"/>
          </w:tcPr>
          <w:p w:rsidR="00320C2E" w:rsidRDefault="00320C2E" w:rsidP="00320C2E">
            <w:pPr>
              <w:rPr>
                <w:lang w:val="en-US"/>
              </w:rPr>
            </w:pPr>
            <w:r w:rsidRPr="004272A2">
              <w:rPr>
                <w:lang w:val="en-US"/>
              </w:rPr>
              <w:t xml:space="preserve">Internship       </w:t>
            </w:r>
          </w:p>
        </w:tc>
        <w:tc>
          <w:tcPr>
            <w:tcW w:w="4531" w:type="dxa"/>
          </w:tcPr>
          <w:p w:rsidR="00320C2E" w:rsidRDefault="00320C2E" w:rsidP="0053418C">
            <w:pPr>
              <w:rPr>
                <w:lang w:val="en-US"/>
              </w:rPr>
            </w:pPr>
            <w:r w:rsidRPr="00320C2E">
              <w:rPr>
                <w:lang w:val="en-US"/>
              </w:rPr>
              <w:t xml:space="preserve">2769         </w:t>
            </w:r>
          </w:p>
        </w:tc>
      </w:tr>
      <w:tr w:rsidR="00320C2E" w:rsidTr="00320C2E">
        <w:tc>
          <w:tcPr>
            <w:tcW w:w="4531" w:type="dxa"/>
          </w:tcPr>
          <w:p w:rsidR="00320C2E" w:rsidRDefault="00320C2E" w:rsidP="00320C2E">
            <w:pPr>
              <w:rPr>
                <w:lang w:val="en-US"/>
              </w:rPr>
            </w:pPr>
            <w:r w:rsidRPr="004272A2">
              <w:rPr>
                <w:lang w:val="en-US"/>
              </w:rPr>
              <w:t>Permanent</w:t>
            </w:r>
          </w:p>
        </w:tc>
        <w:tc>
          <w:tcPr>
            <w:tcW w:w="4531" w:type="dxa"/>
          </w:tcPr>
          <w:p w:rsidR="00320C2E" w:rsidRDefault="00320C2E" w:rsidP="0053418C">
            <w:pPr>
              <w:rPr>
                <w:lang w:val="en-US"/>
              </w:rPr>
            </w:pPr>
            <w:r w:rsidRPr="00320C2E">
              <w:rPr>
                <w:lang w:val="en-US"/>
              </w:rPr>
              <w:t xml:space="preserve">3008        </w:t>
            </w:r>
          </w:p>
        </w:tc>
      </w:tr>
      <w:tr w:rsidR="00320C2E" w:rsidTr="00320C2E">
        <w:tc>
          <w:tcPr>
            <w:tcW w:w="4531" w:type="dxa"/>
          </w:tcPr>
          <w:p w:rsidR="00320C2E" w:rsidRDefault="00320C2E" w:rsidP="00320C2E">
            <w:pPr>
              <w:rPr>
                <w:lang w:val="en-US"/>
              </w:rPr>
            </w:pPr>
            <w:r w:rsidRPr="004272A2">
              <w:rPr>
                <w:lang w:val="en-US"/>
              </w:rPr>
              <w:t xml:space="preserve">Self Employment       </w:t>
            </w:r>
          </w:p>
        </w:tc>
        <w:tc>
          <w:tcPr>
            <w:tcW w:w="4531" w:type="dxa"/>
          </w:tcPr>
          <w:p w:rsidR="00320C2E" w:rsidRDefault="00320C2E" w:rsidP="0053418C">
            <w:pPr>
              <w:rPr>
                <w:lang w:val="en-US"/>
              </w:rPr>
            </w:pPr>
            <w:r w:rsidRPr="004272A2">
              <w:rPr>
                <w:lang w:val="en-US"/>
              </w:rPr>
              <w:t>229</w:t>
            </w:r>
            <w:r w:rsidR="0053418C">
              <w:rPr>
                <w:lang w:val="en-US"/>
              </w:rPr>
              <w:t>8</w:t>
            </w:r>
            <w:r w:rsidRPr="004272A2">
              <w:rPr>
                <w:lang w:val="en-US"/>
              </w:rPr>
              <w:t xml:space="preserve">         </w:t>
            </w:r>
          </w:p>
        </w:tc>
      </w:tr>
      <w:tr w:rsidR="00320C2E" w:rsidTr="00320C2E">
        <w:tc>
          <w:tcPr>
            <w:tcW w:w="4531" w:type="dxa"/>
          </w:tcPr>
          <w:p w:rsidR="00320C2E" w:rsidRDefault="00320C2E" w:rsidP="00320C2E">
            <w:pPr>
              <w:rPr>
                <w:lang w:val="en-US"/>
              </w:rPr>
            </w:pPr>
            <w:r w:rsidRPr="004272A2">
              <w:rPr>
                <w:lang w:val="en-US"/>
              </w:rPr>
              <w:t>Temporary</w:t>
            </w:r>
          </w:p>
        </w:tc>
        <w:tc>
          <w:tcPr>
            <w:tcW w:w="4531" w:type="dxa"/>
          </w:tcPr>
          <w:p w:rsidR="00320C2E" w:rsidRDefault="00320C2E" w:rsidP="0053418C">
            <w:pPr>
              <w:rPr>
                <w:lang w:val="en-US"/>
              </w:rPr>
            </w:pPr>
            <w:r w:rsidRPr="004272A2">
              <w:rPr>
                <w:lang w:val="en-US"/>
              </w:rPr>
              <w:t>3468</w:t>
            </w:r>
          </w:p>
        </w:tc>
      </w:tr>
    </w:tbl>
    <w:p w:rsidR="00320C2E" w:rsidRPr="00320C2E" w:rsidRDefault="00320C2E" w:rsidP="00320C2E">
      <w:pPr>
        <w:rPr>
          <w:lang w:val="en-US"/>
        </w:rPr>
      </w:pPr>
    </w:p>
    <w:p w:rsidR="00F73361" w:rsidRPr="00AA759B" w:rsidRDefault="0031626F" w:rsidP="00A66625">
      <w:pPr>
        <w:pStyle w:val="berschrift1"/>
        <w:jc w:val="both"/>
        <w:rPr>
          <w:lang w:val="en-US"/>
        </w:rPr>
      </w:pPr>
      <w:r w:rsidRPr="00AA759B">
        <w:rPr>
          <w:lang w:val="en-US"/>
        </w:rPr>
        <w:t>Pseudo-stocks</w:t>
      </w:r>
    </w:p>
    <w:p w:rsidR="00635745" w:rsidRDefault="00635745" w:rsidP="00A66625">
      <w:pPr>
        <w:jc w:val="both"/>
        <w:rPr>
          <w:lang w:val="en-US"/>
        </w:rPr>
      </w:pPr>
      <w:r w:rsidRPr="00635745">
        <w:rPr>
          <w:lang w:val="en-US"/>
        </w:rPr>
        <w:t xml:space="preserve">In order to evaluate total labor demand based on online job ads (OJA), we need to know if OJA data refers to the stock of vacancies at a point in time or to the inflow of new vacancies relative to the previous period. However, </w:t>
      </w:r>
      <w:r w:rsidR="00793264">
        <w:rPr>
          <w:lang w:val="en-US"/>
        </w:rPr>
        <w:t>CEDEFOP</w:t>
      </w:r>
      <w:r w:rsidR="00793264" w:rsidRPr="00635745">
        <w:rPr>
          <w:lang w:val="en-US"/>
        </w:rPr>
        <w:t xml:space="preserve"> </w:t>
      </w:r>
      <w:r w:rsidRPr="00635745">
        <w:rPr>
          <w:lang w:val="en-US"/>
        </w:rPr>
        <w:t>data represent neither the flow nor the stock of online job vacancies. If it was flow data, we would see a large initial stock on which to base the flows of ads. This is not th</w:t>
      </w:r>
      <w:r>
        <w:rPr>
          <w:lang w:val="en-US"/>
        </w:rPr>
        <w:t xml:space="preserve">e case, as evident from </w:t>
      </w:r>
      <w:r>
        <w:rPr>
          <w:lang w:val="en-US"/>
        </w:rPr>
        <w:fldChar w:fldCharType="begin"/>
      </w:r>
      <w:r>
        <w:rPr>
          <w:lang w:val="en-US"/>
        </w:rPr>
        <w:instrText xml:space="preserve"> REF _Ref50372401 \h </w:instrText>
      </w:r>
      <w:r>
        <w:rPr>
          <w:lang w:val="en-US"/>
        </w:rPr>
      </w:r>
      <w:r>
        <w:rPr>
          <w:lang w:val="en-US"/>
        </w:rPr>
        <w:fldChar w:fldCharType="separate"/>
      </w:r>
      <w:r>
        <w:rPr>
          <w:lang w:val="en-US"/>
        </w:rPr>
        <w:fldChar w:fldCharType="end"/>
      </w:r>
      <w:r>
        <w:rPr>
          <w:lang w:val="en-US"/>
        </w:rPr>
        <w:fldChar w:fldCharType="begin"/>
      </w:r>
      <w:r>
        <w:rPr>
          <w:lang w:val="en-US"/>
        </w:rPr>
        <w:instrText xml:space="preserve"> REF _Ref18655903 \h </w:instrText>
      </w:r>
      <w:r>
        <w:rPr>
          <w:lang w:val="en-US"/>
        </w:rPr>
      </w:r>
      <w:r>
        <w:rPr>
          <w:lang w:val="en-US"/>
        </w:rPr>
        <w:fldChar w:fldCharType="separate"/>
      </w:r>
      <w:r w:rsidRPr="00AA759B">
        <w:rPr>
          <w:lang w:val="en-US"/>
        </w:rPr>
        <w:t xml:space="preserve">Figure </w:t>
      </w:r>
      <w:r>
        <w:rPr>
          <w:noProof/>
          <w:lang w:val="en-US"/>
        </w:rPr>
        <w:t>2</w:t>
      </w:r>
      <w:r>
        <w:rPr>
          <w:lang w:val="en-US"/>
        </w:rPr>
        <w:fldChar w:fldCharType="end"/>
      </w:r>
      <w:r w:rsidRPr="00635745">
        <w:rPr>
          <w:lang w:val="en-US"/>
        </w:rPr>
        <w:t>, which shows the daily frequency counts of job ads collected in Germany. If it were stocks, we would expect to observe similar stocks of observations every day, with gradual changes. This is also not the case, as there are large day-to-day fluctuations in the numbers of ads collected.</w:t>
      </w:r>
    </w:p>
    <w:p w:rsidR="00D46BB2" w:rsidRDefault="00D46BB2" w:rsidP="00A66625">
      <w:pPr>
        <w:jc w:val="both"/>
        <w:rPr>
          <w:lang w:val="en-US"/>
        </w:rPr>
      </w:pPr>
      <w:r w:rsidRPr="00AA759B">
        <w:rPr>
          <w:lang w:val="en-US"/>
        </w:rPr>
        <w:t>The data layout and descriptive material from CEDEFOP hint at an unstruc</w:t>
      </w:r>
      <w:r>
        <w:rPr>
          <w:lang w:val="en-US"/>
        </w:rPr>
        <w:t>tured approach to collecting oja</w:t>
      </w:r>
      <w:r w:rsidRPr="00AA759B">
        <w:rPr>
          <w:lang w:val="en-US"/>
        </w:rPr>
        <w:t>-data by scraping new ads whenever there happen to be resources available.</w:t>
      </w:r>
      <w:r>
        <w:rPr>
          <w:lang w:val="en-US"/>
        </w:rPr>
        <w:t xml:space="preserve"> </w:t>
      </w:r>
      <w:r>
        <w:rPr>
          <w:lang w:val="en-GB"/>
        </w:rPr>
        <w:t>Therefore, the counts of job ads cannot be directly compared with other measures of labour demand. CEDEFOP job ads can’t be interpreted as a time-series unless converted to stock data.</w:t>
      </w:r>
    </w:p>
    <w:p w:rsidR="00A2150D" w:rsidRPr="00AA759B" w:rsidRDefault="00A2150D" w:rsidP="00A66625">
      <w:pPr>
        <w:jc w:val="both"/>
        <w:rPr>
          <w:lang w:val="en-US"/>
        </w:rPr>
      </w:pPr>
      <w:r w:rsidRPr="00AA759B">
        <w:rPr>
          <w:lang w:val="en-US"/>
        </w:rPr>
        <w:t xml:space="preserve">In order to address this issue, </w:t>
      </w:r>
      <w:r w:rsidRPr="00AA759B">
        <w:rPr>
          <w:rStyle w:val="IntensiveHervorhebung"/>
          <w:lang w:val="en-US"/>
        </w:rPr>
        <w:t>we explore the possibility of generating pseu</w:t>
      </w:r>
      <w:r w:rsidR="00EE1C01">
        <w:rPr>
          <w:rStyle w:val="IntensiveHervorhebung"/>
          <w:lang w:val="en-US"/>
        </w:rPr>
        <w:t>do-stocks from CEDEFOP data</w:t>
      </w:r>
      <w:r w:rsidR="00EE1C01">
        <w:rPr>
          <w:lang w:val="en-US"/>
        </w:rPr>
        <w:t xml:space="preserve"> which are an approximation to the underlying stock of job ads. </w:t>
      </w:r>
      <w:r w:rsidRPr="00AA759B">
        <w:rPr>
          <w:lang w:val="en-US"/>
        </w:rPr>
        <w:t>The idea behind pseudo-stocks is the following:</w:t>
      </w:r>
    </w:p>
    <w:p w:rsidR="00791841" w:rsidRDefault="005F5913" w:rsidP="00A66625">
      <w:pPr>
        <w:jc w:val="both"/>
        <w:rPr>
          <w:lang w:val="en-GB"/>
        </w:rPr>
      </w:pPr>
      <w:r w:rsidRPr="00BE49A6">
        <w:rPr>
          <w:lang w:val="en-GB"/>
        </w:rPr>
        <w:t xml:space="preserve">The idea behind pseudo-stocks is the following: At a given point in time (T), we consider a job ad to be valid if it hasn’t expired yet and was posted a maximum </w:t>
      </w:r>
      <w:r>
        <w:rPr>
          <w:lang w:val="en-GB"/>
        </w:rPr>
        <w:t>number of</w:t>
      </w:r>
      <w:r w:rsidRPr="00BE49A6">
        <w:rPr>
          <w:lang w:val="en-GB"/>
        </w:rPr>
        <w:t xml:space="preserve"> days before T</w:t>
      </w:r>
      <w:r w:rsidR="0012357E" w:rsidRPr="00AA759B">
        <w:rPr>
          <w:lang w:val="en-US"/>
        </w:rPr>
        <w:t xml:space="preserve">. </w:t>
      </w:r>
      <w:r w:rsidR="00BD4001">
        <w:rPr>
          <w:lang w:val="en-US"/>
        </w:rPr>
        <w:t>Expiration of a job ad is det</w:t>
      </w:r>
      <w:r w:rsidR="00C508BE">
        <w:rPr>
          <w:lang w:val="en-US"/>
        </w:rPr>
        <w:t xml:space="preserve">ermined by the variable </w:t>
      </w:r>
      <w:r w:rsidR="00C508BE" w:rsidRPr="001077AA">
        <w:rPr>
          <w:rStyle w:val="SchwacheHervorhebung"/>
          <w:lang w:val="en-US"/>
        </w:rPr>
        <w:t>expire_date</w:t>
      </w:r>
      <w:r w:rsidR="00C508BE">
        <w:rPr>
          <w:lang w:val="en-US"/>
        </w:rPr>
        <w:t xml:space="preserve">. </w:t>
      </w:r>
      <w:r w:rsidR="0012357E" w:rsidRPr="00AA759B">
        <w:rPr>
          <w:lang w:val="en-US"/>
        </w:rPr>
        <w:t>Preliminary analysis of other sources indicates that job ads stay relevant for r</w:t>
      </w:r>
      <w:r w:rsidR="00000C0D">
        <w:rPr>
          <w:lang w:val="en-US"/>
        </w:rPr>
        <w:t>oughly 30 days on average</w:t>
      </w:r>
      <w:r w:rsidR="0012357E" w:rsidRPr="00AA759B">
        <w:rPr>
          <w:lang w:val="en-US"/>
        </w:rPr>
        <w:t>.</w:t>
      </w:r>
      <w:r w:rsidRPr="005F5913">
        <w:rPr>
          <w:rStyle w:val="Funotenzeichen"/>
          <w:lang w:val="en-US"/>
        </w:rPr>
        <w:t xml:space="preserve"> </w:t>
      </w:r>
      <w:r>
        <w:rPr>
          <w:rStyle w:val="Funotenzeichen"/>
          <w:lang w:val="en-US"/>
        </w:rPr>
        <w:footnoteReference w:id="1"/>
      </w:r>
      <w:r w:rsidR="0012357E" w:rsidRPr="00AA759B">
        <w:rPr>
          <w:lang w:val="en-US"/>
        </w:rPr>
        <w:t xml:space="preserve"> </w:t>
      </w:r>
      <w:r w:rsidR="00FE42E7">
        <w:rPr>
          <w:lang w:val="en-US"/>
        </w:rPr>
        <w:t>The number of all job ads which are considered</w:t>
      </w:r>
      <w:r w:rsidR="00FD1D4B" w:rsidRPr="00AA759B">
        <w:rPr>
          <w:lang w:val="en-US"/>
        </w:rPr>
        <w:t xml:space="preserve"> </w:t>
      </w:r>
      <w:r w:rsidR="00FE42E7">
        <w:rPr>
          <w:lang w:val="en-US"/>
        </w:rPr>
        <w:t xml:space="preserve">at time T is </w:t>
      </w:r>
      <w:r w:rsidR="00FD1D4B" w:rsidRPr="00AA759B">
        <w:rPr>
          <w:lang w:val="en-US"/>
        </w:rPr>
        <w:t>the pseudo-stoc</w:t>
      </w:r>
      <w:r w:rsidR="00C24CAA">
        <w:rPr>
          <w:lang w:val="en-US"/>
        </w:rPr>
        <w:t xml:space="preserve">k of active job ads at time T. </w:t>
      </w:r>
      <w:r w:rsidR="00C24CAA">
        <w:rPr>
          <w:lang w:val="en-US"/>
        </w:rPr>
        <w:fldChar w:fldCharType="begin"/>
      </w:r>
      <w:r w:rsidR="00C24CAA">
        <w:rPr>
          <w:lang w:val="en-US"/>
        </w:rPr>
        <w:instrText xml:space="preserve"> REF _Ref50372917 \h </w:instrText>
      </w:r>
      <w:r w:rsidR="00C24CAA">
        <w:rPr>
          <w:lang w:val="en-US"/>
        </w:rPr>
      </w:r>
      <w:r w:rsidR="00C24CAA">
        <w:rPr>
          <w:lang w:val="en-US"/>
        </w:rPr>
        <w:fldChar w:fldCharType="separate"/>
      </w:r>
      <w:r w:rsidR="00C24CAA" w:rsidRPr="00157243">
        <w:rPr>
          <w:lang w:val="en-GB"/>
        </w:rPr>
        <w:t xml:space="preserve">Figure </w:t>
      </w:r>
      <w:r w:rsidR="00C24CAA" w:rsidRPr="00157243">
        <w:rPr>
          <w:noProof/>
          <w:lang w:val="en-GB"/>
        </w:rPr>
        <w:t>7</w:t>
      </w:r>
      <w:r w:rsidR="00C24CAA">
        <w:rPr>
          <w:lang w:val="en-US"/>
        </w:rPr>
        <w:fldChar w:fldCharType="end"/>
      </w:r>
      <w:r w:rsidR="00C24CAA">
        <w:rPr>
          <w:lang w:val="en-US"/>
        </w:rPr>
        <w:t xml:space="preserve"> </w:t>
      </w:r>
      <w:r w:rsidR="00C24CAA">
        <w:rPr>
          <w:lang w:val="en-GB"/>
        </w:rPr>
        <w:t>illustrates this approach.</w:t>
      </w:r>
    </w:p>
    <w:p w:rsidR="00C24CAA" w:rsidRPr="00AA759B" w:rsidRDefault="00C24CAA" w:rsidP="00A66625">
      <w:pPr>
        <w:jc w:val="both"/>
        <w:rPr>
          <w:lang w:val="en-US"/>
        </w:rPr>
      </w:pPr>
      <w:r>
        <w:rPr>
          <w:noProof/>
        </w:rPr>
        <w:lastRenderedPageBreak/>
        <mc:AlternateContent>
          <mc:Choice Requires="wps">
            <w:drawing>
              <wp:anchor distT="0" distB="0" distL="114300" distR="114300" simplePos="0" relativeHeight="251663360" behindDoc="0" locked="0" layoutInCell="1" allowOverlap="1" wp14:anchorId="16AA80F1" wp14:editId="26216CAD">
                <wp:simplePos x="0" y="0"/>
                <wp:positionH relativeFrom="column">
                  <wp:posOffset>0</wp:posOffset>
                </wp:positionH>
                <wp:positionV relativeFrom="paragraph">
                  <wp:posOffset>0</wp:posOffset>
                </wp:positionV>
                <wp:extent cx="3009265" cy="457200"/>
                <wp:effectExtent l="0" t="0" r="635" b="0"/>
                <wp:wrapSquare wrapText="bothSides"/>
                <wp:docPr id="2" name="Textfeld 2"/>
                <wp:cNvGraphicFramePr/>
                <a:graphic xmlns:a="http://schemas.openxmlformats.org/drawingml/2006/main">
                  <a:graphicData uri="http://schemas.microsoft.com/office/word/2010/wordprocessingShape">
                    <wps:wsp>
                      <wps:cNvSpPr txBox="1"/>
                      <wps:spPr>
                        <a:xfrm>
                          <a:off x="0" y="0"/>
                          <a:ext cx="3009265" cy="457200"/>
                        </a:xfrm>
                        <a:prstGeom prst="rect">
                          <a:avLst/>
                        </a:prstGeom>
                        <a:solidFill>
                          <a:prstClr val="white"/>
                        </a:solidFill>
                        <a:ln>
                          <a:noFill/>
                        </a:ln>
                      </wps:spPr>
                      <wps:txbx>
                        <w:txbxContent>
                          <w:p w:rsidR="00435BE2" w:rsidRPr="00590784" w:rsidRDefault="00435BE2" w:rsidP="00C24CAA">
                            <w:pPr>
                              <w:pStyle w:val="Beschriftung"/>
                              <w:rPr>
                                <w:noProof/>
                              </w:rPr>
                            </w:pPr>
                            <w:bookmarkStart w:id="10" w:name="_Ref50372917"/>
                            <w:r>
                              <w:t xml:space="preserve">Figure </w:t>
                            </w:r>
                            <w:r>
                              <w:fldChar w:fldCharType="begin"/>
                            </w:r>
                            <w:r>
                              <w:instrText xml:space="preserve"> SEQ Figure \* ARABIC </w:instrText>
                            </w:r>
                            <w:r>
                              <w:fldChar w:fldCharType="separate"/>
                            </w:r>
                            <w:r w:rsidR="00260B96">
                              <w:rPr>
                                <w:noProof/>
                              </w:rPr>
                              <w:t>7</w:t>
                            </w:r>
                            <w:r>
                              <w:fldChar w:fldCharType="end"/>
                            </w:r>
                            <w:bookmarkEnd w:id="1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16AA80F1" id="Textfeld 2" o:spid="_x0000_s1027" type="#_x0000_t202" style="position:absolute;left:0;text-align:left;margin-left:0;margin-top:0;width:236.95pt;height:36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" stroked="f">
                <v:textbox inset="0,0,0,0">
                  <w:txbxContent>
                    <w:p w:rsidR="00435BE2" w:rsidRPr="00590784" w:rsidRDefault="00435BE2" w:rsidP="00C24CAA">
                      <w:pPr>
                        <w:pStyle w:val="Beschriftung"/>
                        <w:rPr>
                          <w:noProof/>
                        </w:rPr>
                      </w:pPr>
                      <w:bookmarkStart w:id="11" w:name="_Ref50372917"/>
                      <w:r>
                        <w:t xml:space="preserve">Figure </w:t>
                      </w:r>
                      <w:r>
                        <w:fldChar w:fldCharType="begin"/>
                      </w:r>
                      <w:r>
                        <w:instrText xml:space="preserve"> SEQ Figure \* ARABIC </w:instrText>
                      </w:r>
                      <w:r>
                        <w:fldChar w:fldCharType="separate"/>
                      </w:r>
                      <w:r w:rsidR="00260B96">
                        <w:rPr>
                          <w:noProof/>
                        </w:rPr>
                        <w:t>7</w:t>
                      </w:r>
                      <w:r>
                        <w:fldChar w:fldCharType="end"/>
                      </w:r>
                      <w:bookmarkEnd w:id="11"/>
                    </w:p>
                  </w:txbxContent>
                </v:textbox>
                <w10:wrap type="square"/>
              </v:shape>
            </w:pict>
          </mc:Fallback>
        </mc:AlternateContent>
      </w:r>
      <w:ins w:id="12" w:author="De Lazzer, Jakob (F205)" w:date="2020-09-01T16:43:00Z">
        <w:r>
          <w:rPr>
            <w:noProof/>
            <w:lang w:eastAsia="de-DE"/>
          </w:rPr>
          <w:drawing>
            <wp:anchor distT="0" distB="0" distL="114300" distR="114300" simplePos="0" relativeHeight="251661312" behindDoc="0" locked="0" layoutInCell="1" allowOverlap="1" wp14:anchorId="1F98E5AF" wp14:editId="47B02338">
              <wp:simplePos x="0" y="0"/>
              <wp:positionH relativeFrom="column">
                <wp:posOffset>0</wp:posOffset>
              </wp:positionH>
              <wp:positionV relativeFrom="paragraph">
                <wp:posOffset>325755</wp:posOffset>
              </wp:positionV>
              <wp:extent cx="3009600" cy="2178000"/>
              <wp:effectExtent l="0" t="0" r="635" b="0"/>
              <wp:wrapSquare wrapText="bothSides"/>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seudostocks_figure_en.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009600" cy="2178000"/>
                      </a:xfrm>
                      <a:prstGeom prst="rect">
                        <a:avLst/>
                      </a:prstGeom>
                    </pic:spPr>
                  </pic:pic>
                </a:graphicData>
              </a:graphic>
              <wp14:sizeRelH relativeFrom="margin">
                <wp14:pctWidth>0</wp14:pctWidth>
              </wp14:sizeRelH>
              <wp14:sizeRelV relativeFrom="margin">
                <wp14:pctHeight>0</wp14:pctHeight>
              </wp14:sizeRelV>
            </wp:anchor>
          </w:drawing>
        </w:r>
      </w:ins>
    </w:p>
    <w:p w:rsidR="00791841" w:rsidRPr="00AA759B" w:rsidRDefault="00791841" w:rsidP="00A66625">
      <w:pPr>
        <w:jc w:val="both"/>
        <w:rPr>
          <w:lang w:val="en-US"/>
        </w:rPr>
      </w:pPr>
      <w:r w:rsidRPr="00AA759B">
        <w:rPr>
          <w:lang w:val="en-US"/>
        </w:rPr>
        <w:t xml:space="preserve">This approach has the advantage that it can account for gaps in scraping coverage as long as the missing ads are scraped at some point within </w:t>
      </w:r>
      <w:r w:rsidR="00157243">
        <w:rPr>
          <w:lang w:val="en-US"/>
        </w:rPr>
        <w:t>the assumed validity period</w:t>
      </w:r>
      <w:r w:rsidRPr="00AA759B">
        <w:rPr>
          <w:lang w:val="en-US"/>
        </w:rPr>
        <w:t xml:space="preserve">. </w:t>
      </w:r>
    </w:p>
    <w:p w:rsidR="00FD1D4B" w:rsidRPr="00AA759B" w:rsidRDefault="00FD1D4B" w:rsidP="00A66625">
      <w:pPr>
        <w:jc w:val="both"/>
        <w:rPr>
          <w:lang w:val="en-US"/>
        </w:rPr>
      </w:pPr>
      <w:r w:rsidRPr="00AA759B">
        <w:rPr>
          <w:lang w:val="en-US"/>
        </w:rPr>
        <w:t xml:space="preserve">One drawback of this approach is that for the </w:t>
      </w:r>
      <w:r w:rsidR="00157243">
        <w:rPr>
          <w:lang w:val="en-US"/>
        </w:rPr>
        <w:t>length of the first validity period</w:t>
      </w:r>
      <w:r w:rsidRPr="00AA759B">
        <w:rPr>
          <w:lang w:val="en-US"/>
        </w:rPr>
        <w:t xml:space="preserve"> in the observed timeframe too few valid vacancies are available. Therefore</w:t>
      </w:r>
      <w:r w:rsidR="00673AF6">
        <w:rPr>
          <w:lang w:val="en-US"/>
        </w:rPr>
        <w:t>, assuming 30 days of validity,</w:t>
      </w:r>
      <w:r w:rsidRPr="00AA759B">
        <w:rPr>
          <w:lang w:val="en-US"/>
        </w:rPr>
        <w:t xml:space="preserve"> pseudo-stocks are only useful from the 01.08.2018 onward. </w:t>
      </w:r>
    </w:p>
    <w:p w:rsidR="00B209F6" w:rsidRDefault="00FD1D4B" w:rsidP="00A66625">
      <w:pPr>
        <w:jc w:val="both"/>
        <w:rPr>
          <w:lang w:val="en-US"/>
        </w:rPr>
      </w:pPr>
      <w:r w:rsidRPr="00AA759B">
        <w:rPr>
          <w:lang w:val="en-US"/>
        </w:rPr>
        <w:t>In order to ease the comparison with JVS, we take the average of pseudo-stocks over</w:t>
      </w:r>
      <w:r w:rsidR="005771A8">
        <w:rPr>
          <w:lang w:val="en-US"/>
        </w:rPr>
        <w:t xml:space="preserve"> the last month of each quarter </w:t>
      </w:r>
      <w:r w:rsidRPr="00AA759B">
        <w:rPr>
          <w:lang w:val="en-US"/>
        </w:rPr>
        <w:t>(</w:t>
      </w:r>
      <w:r w:rsidR="00B209F6">
        <w:rPr>
          <w:lang w:val="en-US"/>
        </w:rPr>
        <w:fldChar w:fldCharType="begin"/>
      </w:r>
      <w:r w:rsidR="00B209F6">
        <w:rPr>
          <w:lang w:val="en-US"/>
        </w:rPr>
        <w:instrText xml:space="preserve"> REF _Ref18661341 \h </w:instrText>
      </w:r>
      <w:r w:rsidR="00B209F6">
        <w:rPr>
          <w:lang w:val="en-US"/>
        </w:rPr>
      </w:r>
      <w:r w:rsidR="00B209F6">
        <w:rPr>
          <w:lang w:val="en-US"/>
        </w:rPr>
        <w:fldChar w:fldCharType="separate"/>
      </w:r>
      <w:r w:rsidR="00B209F6" w:rsidRPr="00AA759B">
        <w:rPr>
          <w:lang w:val="en-US"/>
        </w:rPr>
        <w:t xml:space="preserve">Figure </w:t>
      </w:r>
      <w:r w:rsidR="00B209F6">
        <w:rPr>
          <w:noProof/>
          <w:lang w:val="en-US"/>
        </w:rPr>
        <w:t>6</w:t>
      </w:r>
      <w:r w:rsidR="00B209F6">
        <w:rPr>
          <w:lang w:val="en-US"/>
        </w:rPr>
        <w:fldChar w:fldCharType="end"/>
      </w:r>
      <w:r w:rsidRPr="00AA759B">
        <w:rPr>
          <w:lang w:val="en-US"/>
        </w:rPr>
        <w:t>).</w:t>
      </w:r>
      <w:r w:rsidR="00B209F6">
        <w:rPr>
          <w:lang w:val="en-US"/>
        </w:rPr>
        <w:t xml:space="preserve"> In any given quarter</w:t>
      </w:r>
      <w:r w:rsidR="00E90A51">
        <w:rPr>
          <w:lang w:val="en-US"/>
        </w:rPr>
        <w:t xml:space="preserve">, </w:t>
      </w:r>
      <w:r w:rsidR="00E04D6A">
        <w:rPr>
          <w:lang w:val="en-US"/>
        </w:rPr>
        <w:t xml:space="preserve">the pseudostock of job ads is much lower than </w:t>
      </w:r>
    </w:p>
    <w:p w:rsidR="00680F46" w:rsidRDefault="00860183" w:rsidP="00A66625">
      <w:pPr>
        <w:jc w:val="both"/>
        <w:rPr>
          <w:lang w:val="en-US"/>
        </w:rPr>
      </w:pPr>
      <w:r>
        <w:rPr>
          <w:lang w:val="en-US"/>
        </w:rPr>
        <w:t xml:space="preserve">The German JVS quantifies two types of vacancies, </w:t>
      </w:r>
      <w:r w:rsidRPr="00635745">
        <w:rPr>
          <w:rStyle w:val="Hervorhebung"/>
          <w:lang w:val="en-GB"/>
        </w:rPr>
        <w:t>general vacancies</w:t>
      </w:r>
      <w:r>
        <w:rPr>
          <w:lang w:val="en-US"/>
        </w:rPr>
        <w:t xml:space="preserve"> which are to be filled at some indeterminate point in the future and </w:t>
      </w:r>
      <w:r w:rsidRPr="00635745">
        <w:rPr>
          <w:rStyle w:val="Hervorhebung"/>
          <w:lang w:val="en-GB"/>
        </w:rPr>
        <w:t>urgent vacancies</w:t>
      </w:r>
      <w:r>
        <w:rPr>
          <w:lang w:val="en-US"/>
        </w:rPr>
        <w:t xml:space="preserve"> which are to be filled immediately. </w:t>
      </w:r>
    </w:p>
    <w:p w:rsidR="00261A12" w:rsidRDefault="007235C1" w:rsidP="00A66625">
      <w:pPr>
        <w:jc w:val="both"/>
        <w:rPr>
          <w:lang w:val="en-US"/>
        </w:rPr>
      </w:pPr>
      <w:r>
        <w:rPr>
          <w:lang w:val="en-US"/>
        </w:rPr>
        <w:t>T</w:t>
      </w:r>
      <w:r w:rsidR="00261A12">
        <w:rPr>
          <w:lang w:val="en-US"/>
        </w:rPr>
        <w:t xml:space="preserve">he </w:t>
      </w:r>
      <w:r w:rsidR="00FE7256" w:rsidRPr="00AA759B">
        <w:rPr>
          <w:lang w:val="en-US"/>
        </w:rPr>
        <w:t>n</w:t>
      </w:r>
      <w:r>
        <w:rPr>
          <w:lang w:val="en-US"/>
        </w:rPr>
        <w:t xml:space="preserve">umber of pseudo-stock job ads lies </w:t>
      </w:r>
      <w:r w:rsidR="006B1DFB">
        <w:rPr>
          <w:lang w:val="en-US"/>
        </w:rPr>
        <w:t>substantially below general</w:t>
      </w:r>
      <w:r w:rsidR="00261A12">
        <w:rPr>
          <w:lang w:val="en-US"/>
        </w:rPr>
        <w:t xml:space="preserve"> vacancies in the JVS</w:t>
      </w:r>
      <w:r w:rsidR="00FE7256" w:rsidRPr="00AA759B">
        <w:rPr>
          <w:lang w:val="en-US"/>
        </w:rPr>
        <w:t xml:space="preserve">. </w:t>
      </w:r>
      <w:r w:rsidR="006B1DFB">
        <w:rPr>
          <w:lang w:val="en-US"/>
        </w:rPr>
        <w:t>This is also the case if we only consider JVS vacancies which are to be filled immediately</w:t>
      </w:r>
      <w:r w:rsidR="00261A12">
        <w:rPr>
          <w:lang w:val="en-US"/>
        </w:rPr>
        <w:t xml:space="preserve">. </w:t>
      </w:r>
      <w:r w:rsidR="00E82F7A">
        <w:rPr>
          <w:lang w:val="en-US"/>
        </w:rPr>
        <w:t xml:space="preserve">We consider urgent vacancies </w:t>
      </w:r>
      <w:r w:rsidR="00D40666">
        <w:rPr>
          <w:lang w:val="en-US"/>
        </w:rPr>
        <w:t xml:space="preserve">to be a better equivalent to OJV ads </w:t>
      </w:r>
      <w:r w:rsidR="00E82F7A">
        <w:rPr>
          <w:lang w:val="en-US"/>
        </w:rPr>
        <w:t xml:space="preserve">than general vacancies, since the publication of OJV ads indicates that the recruitment process has started and the position is to be filled </w:t>
      </w:r>
      <w:r w:rsidR="00680F46">
        <w:rPr>
          <w:lang w:val="en-US"/>
        </w:rPr>
        <w:t>within a fixed timeframe</w:t>
      </w:r>
      <w:r w:rsidR="00E82F7A">
        <w:rPr>
          <w:lang w:val="en-US"/>
        </w:rPr>
        <w:t xml:space="preserve">. </w:t>
      </w:r>
    </w:p>
    <w:p w:rsidR="003D2760" w:rsidRDefault="00FE7256" w:rsidP="00A66625">
      <w:pPr>
        <w:jc w:val="both"/>
        <w:rPr>
          <w:lang w:val="en-US"/>
        </w:rPr>
      </w:pPr>
      <w:r w:rsidRPr="00AA759B">
        <w:rPr>
          <w:lang w:val="en-US"/>
        </w:rPr>
        <w:t>OJVs capture only a subset of all vacancies</w:t>
      </w:r>
      <w:r w:rsidR="00F26AD6">
        <w:rPr>
          <w:lang w:val="en-US"/>
        </w:rPr>
        <w:t>, therefore</w:t>
      </w:r>
      <w:r w:rsidR="00261A12">
        <w:rPr>
          <w:lang w:val="en-US"/>
        </w:rPr>
        <w:t xml:space="preserve"> we expect</w:t>
      </w:r>
      <w:r w:rsidR="00E82F7A">
        <w:rPr>
          <w:lang w:val="en-US"/>
        </w:rPr>
        <w:t xml:space="preserve"> accurately measured</w:t>
      </w:r>
      <w:r w:rsidR="00261A12">
        <w:rPr>
          <w:lang w:val="en-US"/>
        </w:rPr>
        <w:t xml:space="preserve"> OJV stocks to be lower than JVS vacancies</w:t>
      </w:r>
      <w:r w:rsidR="00A97116">
        <w:rPr>
          <w:lang w:val="en-US"/>
        </w:rPr>
        <w:t>, which is borne out by the results.</w:t>
      </w:r>
    </w:p>
    <w:p w:rsidR="00435BE2" w:rsidRDefault="00435BE2" w:rsidP="00A66625">
      <w:pPr>
        <w:jc w:val="both"/>
        <w:rPr>
          <w:lang w:val="en-US"/>
        </w:rPr>
      </w:pPr>
      <w:r>
        <w:rPr>
          <w:lang w:val="en-US"/>
        </w:rPr>
        <w:t xml:space="preserve">However, there is </w:t>
      </w:r>
      <w:r w:rsidR="00A97116">
        <w:rPr>
          <w:lang w:val="en-US"/>
        </w:rPr>
        <w:t xml:space="preserve">a substantial divergence </w:t>
      </w:r>
      <w:r w:rsidR="00F64F58">
        <w:rPr>
          <w:lang w:val="en-US"/>
        </w:rPr>
        <w:t xml:space="preserve">in </w:t>
      </w:r>
      <w:r w:rsidR="00A22611">
        <w:rPr>
          <w:lang w:val="en-US"/>
        </w:rPr>
        <w:t xml:space="preserve">the development over time between OJA data and JVS vacancies. While JVS vacancies are relatively stable throughout the year 2019, this is not true for the pseudostocks of CEDEFOP OJAs. Those rise from </w:t>
      </w:r>
      <w:r w:rsidR="00AA7210">
        <w:rPr>
          <w:lang w:val="en-US"/>
        </w:rPr>
        <w:t>54-</w:t>
      </w:r>
      <w:r w:rsidR="00A22611">
        <w:rPr>
          <w:lang w:val="en-US"/>
        </w:rPr>
        <w:t xml:space="preserve">thousand in the third quarter of 2018, to 85-thousand at the start of 2019. </w:t>
      </w:r>
      <w:r w:rsidR="00F10AE6">
        <w:rPr>
          <w:lang w:val="en-US"/>
        </w:rPr>
        <w:t xml:space="preserve">An increase of more than 50% over 9 months. </w:t>
      </w:r>
      <w:r w:rsidR="00A22611">
        <w:rPr>
          <w:lang w:val="en-US"/>
        </w:rPr>
        <w:t xml:space="preserve">After a sharp drop in the second quarter of 2019, </w:t>
      </w:r>
      <w:r w:rsidR="00DC5706">
        <w:rPr>
          <w:lang w:val="en-US"/>
        </w:rPr>
        <w:t xml:space="preserve">pseudostocks remain at a relatively low level until the start of 2020. </w:t>
      </w:r>
    </w:p>
    <w:p w:rsidR="00AA7210" w:rsidRDefault="00AA7210" w:rsidP="00A66625">
      <w:pPr>
        <w:jc w:val="both"/>
        <w:rPr>
          <w:lang w:val="en-US"/>
        </w:rPr>
      </w:pPr>
      <w:r>
        <w:rPr>
          <w:lang w:val="en-US"/>
        </w:rPr>
        <w:t xml:space="preserve">It needs to be stated clearly that the seven quarters for which CEDEFOP data is available is too short a timeframe to compare long-term trends in CEDEFOP and JVS results. However, it is clear that quarter-to-quarter variations are vastly different for both datasources. Three explanations </w:t>
      </w:r>
      <w:r>
        <w:rPr>
          <w:lang w:val="en-US"/>
        </w:rPr>
        <w:t xml:space="preserve">for the obseved differences </w:t>
      </w:r>
      <w:r>
        <w:rPr>
          <w:lang w:val="en-US"/>
        </w:rPr>
        <w:t xml:space="preserve">are possible: </w:t>
      </w:r>
    </w:p>
    <w:p w:rsidR="00AA7210" w:rsidRDefault="00AA7210" w:rsidP="00A66625">
      <w:pPr>
        <w:jc w:val="both"/>
        <w:rPr>
          <w:lang w:val="en-US"/>
        </w:rPr>
      </w:pPr>
      <w:r>
        <w:rPr>
          <w:lang w:val="en-US"/>
        </w:rPr>
        <w:t xml:space="preserve">First, CEDEFOP </w:t>
      </w:r>
      <w:r w:rsidR="009B44CA">
        <w:rPr>
          <w:lang w:val="en-US"/>
        </w:rPr>
        <w:t xml:space="preserve">OJA </w:t>
      </w:r>
      <w:r>
        <w:rPr>
          <w:lang w:val="en-US"/>
        </w:rPr>
        <w:t>data is about job ads, while the JVS represents vacancies.</w:t>
      </w:r>
      <w:r w:rsidR="009B44CA">
        <w:rPr>
          <w:lang w:val="en-US"/>
        </w:rPr>
        <w:t xml:space="preserve"> If the number of vacancies per job ad was fluctuating strongly over time, discrepancies between OJA and JVS could be caused by this factor. However, research by the University of Zürich indicates that the average number of vacancies per online job ad is stable</w:t>
      </w:r>
      <w:r w:rsidR="002D3F90">
        <w:rPr>
          <w:lang w:val="en-US"/>
        </w:rPr>
        <w:t xml:space="preserve"> over time,</w:t>
      </w:r>
      <w:r w:rsidR="009B44CA">
        <w:rPr>
          <w:lang w:val="en-US"/>
        </w:rPr>
        <w:t xml:space="preserve"> at roughly 1.2.</w:t>
      </w:r>
      <w:r w:rsidR="009B44CA">
        <w:rPr>
          <w:rStyle w:val="Funotenzeichen"/>
          <w:lang w:val="en-US"/>
        </w:rPr>
        <w:footnoteReference w:id="2"/>
      </w:r>
      <w:r w:rsidR="009B44CA">
        <w:rPr>
          <w:lang w:val="en-US"/>
        </w:rPr>
        <w:t xml:space="preserve"> </w:t>
      </w:r>
    </w:p>
    <w:p w:rsidR="002D3F90" w:rsidRDefault="002D3F90" w:rsidP="00A66625">
      <w:pPr>
        <w:jc w:val="both"/>
        <w:rPr>
          <w:lang w:val="en-US"/>
        </w:rPr>
      </w:pPr>
      <w:r>
        <w:rPr>
          <w:lang w:val="en-US"/>
        </w:rPr>
        <w:t xml:space="preserve">Second, the online job market may be more volatile than the </w:t>
      </w:r>
      <w:r w:rsidR="006C3F3F">
        <w:rPr>
          <w:lang w:val="en-US"/>
        </w:rPr>
        <w:t xml:space="preserve">numbers of </w:t>
      </w:r>
      <w:r w:rsidR="00711C89">
        <w:rPr>
          <w:lang w:val="en-US"/>
        </w:rPr>
        <w:t xml:space="preserve">vacancies reported in the JVS. While increased volatility is likely, </w:t>
      </w:r>
      <w:r w:rsidR="00F17EDA">
        <w:rPr>
          <w:lang w:val="en-US"/>
        </w:rPr>
        <w:t xml:space="preserve">we have shown in Section 2 that there is also huge volatility in </w:t>
      </w:r>
      <w:r w:rsidR="00F17EDA">
        <w:rPr>
          <w:lang w:val="en-US"/>
        </w:rPr>
        <w:lastRenderedPageBreak/>
        <w:t xml:space="preserve">webscraping coverage of sources. It is therefore not possible, at the moment, to disentangle volatility in data collection from volatility in the underlying job market. </w:t>
      </w:r>
    </w:p>
    <w:p w:rsidR="008B514E" w:rsidRDefault="00F17EDA" w:rsidP="00A66625">
      <w:pPr>
        <w:jc w:val="both"/>
        <w:rPr>
          <w:lang w:val="en-US"/>
        </w:rPr>
      </w:pPr>
      <w:r>
        <w:rPr>
          <w:lang w:val="en-US"/>
        </w:rPr>
        <w:t xml:space="preserve">Which leads to the third possible reason for </w:t>
      </w:r>
      <w:r w:rsidR="008B514E">
        <w:rPr>
          <w:lang w:val="en-US"/>
        </w:rPr>
        <w:t xml:space="preserve">the observed discrepancies. Webscraping coverage of job ad sources </w:t>
      </w:r>
      <w:r w:rsidR="008B514E">
        <w:rPr>
          <w:lang w:val="en-US"/>
        </w:rPr>
        <w:t>in CEDEFOP data</w:t>
      </w:r>
      <w:r w:rsidR="008B514E">
        <w:rPr>
          <w:lang w:val="en-US"/>
        </w:rPr>
        <w:t xml:space="preserve"> is spotty and unreliable, as illustrated by </w:t>
      </w:r>
      <w:r w:rsidR="008B514E">
        <w:rPr>
          <w:lang w:val="en-US"/>
        </w:rPr>
        <w:fldChar w:fldCharType="begin"/>
      </w:r>
      <w:r w:rsidR="008B514E">
        <w:rPr>
          <w:lang w:val="en-US"/>
        </w:rPr>
        <w:instrText xml:space="preserve"> REF _Ref19699119 \h </w:instrText>
      </w:r>
      <w:r w:rsidR="008B514E">
        <w:rPr>
          <w:lang w:val="en-US"/>
        </w:rPr>
      </w:r>
      <w:r w:rsidR="008B514E">
        <w:rPr>
          <w:lang w:val="en-US"/>
        </w:rPr>
        <w:fldChar w:fldCharType="separate"/>
      </w:r>
      <w:r w:rsidR="008B514E" w:rsidRPr="008B514E">
        <w:rPr>
          <w:lang w:val="en-GB"/>
        </w:rPr>
        <w:t xml:space="preserve">Figure </w:t>
      </w:r>
      <w:r w:rsidR="008B514E" w:rsidRPr="008B514E">
        <w:rPr>
          <w:noProof/>
          <w:lang w:val="en-GB"/>
        </w:rPr>
        <w:t>3</w:t>
      </w:r>
      <w:r w:rsidR="008B514E">
        <w:rPr>
          <w:lang w:val="en-US"/>
        </w:rPr>
        <w:fldChar w:fldCharType="end"/>
      </w:r>
      <w:r w:rsidR="008B514E">
        <w:rPr>
          <w:lang w:val="en-US"/>
        </w:rPr>
        <w:t xml:space="preserve"> and </w:t>
      </w:r>
      <w:r w:rsidR="008B514E">
        <w:rPr>
          <w:lang w:val="en-US"/>
        </w:rPr>
        <w:fldChar w:fldCharType="begin"/>
      </w:r>
      <w:r w:rsidR="008B514E">
        <w:rPr>
          <w:lang w:val="en-US"/>
        </w:rPr>
        <w:instrText xml:space="preserve"> REF _Ref49435067 \h </w:instrText>
      </w:r>
      <w:r w:rsidR="008B514E">
        <w:rPr>
          <w:lang w:val="en-US"/>
        </w:rPr>
      </w:r>
      <w:r w:rsidR="008B514E">
        <w:rPr>
          <w:lang w:val="en-US"/>
        </w:rPr>
        <w:fldChar w:fldCharType="separate"/>
      </w:r>
      <w:r w:rsidR="008B514E" w:rsidRPr="00635745">
        <w:rPr>
          <w:lang w:val="en-GB"/>
        </w:rPr>
        <w:t xml:space="preserve">Figure </w:t>
      </w:r>
      <w:r w:rsidR="008B514E">
        <w:rPr>
          <w:noProof/>
          <w:lang w:val="en-GB"/>
        </w:rPr>
        <w:t>4</w:t>
      </w:r>
      <w:r w:rsidR="008B514E">
        <w:rPr>
          <w:lang w:val="en-US"/>
        </w:rPr>
        <w:fldChar w:fldCharType="end"/>
      </w:r>
      <w:r w:rsidR="008B514E">
        <w:rPr>
          <w:lang w:val="en-US"/>
        </w:rPr>
        <w:t xml:space="preserve">. Which might lead to </w:t>
      </w:r>
      <w:r w:rsidR="00D74FF5">
        <w:rPr>
          <w:lang w:val="en-US"/>
        </w:rPr>
        <w:t xml:space="preserve">strong quarter-to-quarter variations in pseudostock levels. </w:t>
      </w:r>
      <w:r w:rsidR="008B514E">
        <w:rPr>
          <w:lang w:val="en-US"/>
        </w:rPr>
        <w:t xml:space="preserve">Additionally, removal of duplicate observations is likely not perfect, which means that the </w:t>
      </w:r>
      <w:r w:rsidR="00D74FF5">
        <w:rPr>
          <w:lang w:val="en-US"/>
        </w:rPr>
        <w:t>share of duplicates will, to some extent, increase with the number of sources. Because the number of sources which are scraped effectively by Cedefop varies over time, the share of duplicates also varies in a similar way.</w:t>
      </w:r>
    </w:p>
    <w:p w:rsidR="002D3F90" w:rsidRDefault="002D3F90" w:rsidP="00A66625">
      <w:pPr>
        <w:jc w:val="both"/>
        <w:rPr>
          <w:lang w:val="en-US"/>
        </w:rPr>
      </w:pPr>
    </w:p>
    <w:p w:rsidR="00FD1D4B" w:rsidRPr="00AA759B" w:rsidRDefault="00FD1D4B" w:rsidP="00A66625">
      <w:pPr>
        <w:pStyle w:val="Beschriftung"/>
        <w:keepNext/>
        <w:jc w:val="both"/>
        <w:rPr>
          <w:lang w:val="en-US"/>
        </w:rPr>
      </w:pPr>
      <w:bookmarkStart w:id="13" w:name="_Ref18661341"/>
      <w:r w:rsidRPr="00AA759B">
        <w:rPr>
          <w:lang w:val="en-US"/>
        </w:rPr>
        <w:t xml:space="preserve">Figure </w:t>
      </w:r>
      <w:r w:rsidR="00FE66FA">
        <w:rPr>
          <w:lang w:val="en-US"/>
        </w:rPr>
        <w:fldChar w:fldCharType="begin"/>
      </w:r>
      <w:r w:rsidR="00FE66FA">
        <w:rPr>
          <w:lang w:val="en-US"/>
        </w:rPr>
        <w:instrText xml:space="preserve"> SEQ Figure \* ARABIC </w:instrText>
      </w:r>
      <w:r w:rsidR="00FE66FA">
        <w:rPr>
          <w:lang w:val="en-US"/>
        </w:rPr>
        <w:fldChar w:fldCharType="separate"/>
      </w:r>
      <w:r w:rsidR="00260B96">
        <w:rPr>
          <w:noProof/>
          <w:lang w:val="en-US"/>
        </w:rPr>
        <w:t>8</w:t>
      </w:r>
      <w:r w:rsidR="00FE66FA">
        <w:rPr>
          <w:lang w:val="en-US"/>
        </w:rPr>
        <w:fldChar w:fldCharType="end"/>
      </w:r>
      <w:bookmarkEnd w:id="13"/>
    </w:p>
    <w:p w:rsidR="0025422E" w:rsidRDefault="00FD1D4B" w:rsidP="00A66625">
      <w:pPr>
        <w:jc w:val="both"/>
        <w:rPr>
          <w:lang w:val="en-US"/>
        </w:rPr>
      </w:pPr>
      <w:r w:rsidRPr="00AA759B">
        <w:rPr>
          <w:noProof/>
          <w:lang w:eastAsia="de-DE"/>
        </w:rPr>
        <w:drawing>
          <wp:inline distT="0" distB="0" distL="0" distR="0" wp14:anchorId="42E23D08" wp14:editId="7C4C25C8">
            <wp:extent cx="6362700" cy="4242997"/>
            <wp:effectExtent l="0" t="0" r="0" b="571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notebook\Documents\DataLab\Results\pseudostock_quarterly.png"/>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6374911" cy="4251140"/>
                    </a:xfrm>
                    <a:prstGeom prst="rect">
                      <a:avLst/>
                    </a:prstGeom>
                    <a:noFill/>
                    <a:ln>
                      <a:noFill/>
                    </a:ln>
                  </pic:spPr>
                </pic:pic>
              </a:graphicData>
            </a:graphic>
          </wp:inline>
        </w:drawing>
      </w:r>
    </w:p>
    <w:p w:rsidR="00FE66FA" w:rsidRDefault="00FE66FA" w:rsidP="00FE66FA">
      <w:pPr>
        <w:pStyle w:val="Beschriftung"/>
        <w:keepNext/>
        <w:jc w:val="both"/>
      </w:pPr>
      <w:r>
        <w:lastRenderedPageBreak/>
        <w:t xml:space="preserve">Figure </w:t>
      </w:r>
      <w:r w:rsidR="00435BE2">
        <w:fldChar w:fldCharType="begin"/>
      </w:r>
      <w:r w:rsidR="00435BE2">
        <w:instrText xml:space="preserve"> SEQ Figure \* ARABIC </w:instrText>
      </w:r>
      <w:r w:rsidR="00435BE2">
        <w:fldChar w:fldCharType="separate"/>
      </w:r>
      <w:r w:rsidR="00260B96">
        <w:rPr>
          <w:noProof/>
        </w:rPr>
        <w:t>9</w:t>
      </w:r>
      <w:r w:rsidR="00435BE2">
        <w:rPr>
          <w:noProof/>
        </w:rPr>
        <w:fldChar w:fldCharType="end"/>
      </w:r>
    </w:p>
    <w:p w:rsidR="00FE66FA" w:rsidRDefault="00FE66FA" w:rsidP="00A66625">
      <w:pPr>
        <w:jc w:val="both"/>
        <w:rPr>
          <w:lang w:val="en-US"/>
        </w:rPr>
      </w:pPr>
      <w:r>
        <w:rPr>
          <w:noProof/>
          <w:lang w:eastAsia="de-DE"/>
        </w:rPr>
        <w:drawing>
          <wp:inline distT="0" distB="0" distL="0" distR="0">
            <wp:extent cx="6296025" cy="4061460"/>
            <wp:effectExtent l="0" t="0" r="9525"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seudostock_quarterly_FEA.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298612" cy="4063129"/>
                    </a:xfrm>
                    <a:prstGeom prst="rect">
                      <a:avLst/>
                    </a:prstGeom>
                  </pic:spPr>
                </pic:pic>
              </a:graphicData>
            </a:graphic>
          </wp:inline>
        </w:drawing>
      </w:r>
    </w:p>
    <w:p w:rsidR="00260B96" w:rsidRDefault="00260B96" w:rsidP="00260B96">
      <w:pPr>
        <w:pStyle w:val="Beschriftung"/>
        <w:keepNext/>
        <w:jc w:val="both"/>
      </w:pPr>
      <w:bookmarkStart w:id="14" w:name="_Ref50381474"/>
      <w:r>
        <w:t xml:space="preserve">Figure </w:t>
      </w:r>
      <w:r>
        <w:fldChar w:fldCharType="begin"/>
      </w:r>
      <w:r>
        <w:instrText xml:space="preserve"> SEQ Figure \* ARABIC </w:instrText>
      </w:r>
      <w:r>
        <w:fldChar w:fldCharType="separate"/>
      </w:r>
      <w:r>
        <w:rPr>
          <w:noProof/>
        </w:rPr>
        <w:t>10</w:t>
      </w:r>
      <w:r>
        <w:fldChar w:fldCharType="end"/>
      </w:r>
      <w:bookmarkEnd w:id="14"/>
    </w:p>
    <w:p w:rsidR="00260B96" w:rsidRPr="00AA759B" w:rsidRDefault="00260B96" w:rsidP="00A66625">
      <w:pPr>
        <w:jc w:val="both"/>
        <w:rPr>
          <w:lang w:val="en-US"/>
        </w:rPr>
      </w:pPr>
      <w:r>
        <w:rPr>
          <w:noProof/>
          <w:lang w:eastAsia="de-DE"/>
        </w:rPr>
        <w:drawing>
          <wp:inline distT="0" distB="0" distL="0" distR="0">
            <wp:extent cx="5398019" cy="3599695"/>
            <wp:effectExtent l="0" t="0" r="0" b="127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seudostock_validity_comparison.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398019" cy="3599695"/>
                    </a:xfrm>
                    <a:prstGeom prst="rect">
                      <a:avLst/>
                    </a:prstGeom>
                  </pic:spPr>
                </pic:pic>
              </a:graphicData>
            </a:graphic>
          </wp:inline>
        </w:drawing>
      </w:r>
    </w:p>
    <w:p w:rsidR="00B250E8" w:rsidRDefault="00093B83" w:rsidP="00B250E8">
      <w:pPr>
        <w:pStyle w:val="berschrift1"/>
        <w:jc w:val="both"/>
        <w:rPr>
          <w:lang w:val="en-US"/>
        </w:rPr>
      </w:pPr>
      <w:r>
        <w:rPr>
          <w:lang w:val="en-US"/>
        </w:rPr>
        <w:lastRenderedPageBreak/>
        <w:t>Missing attributes</w:t>
      </w:r>
    </w:p>
    <w:p w:rsidR="00B250E8" w:rsidRPr="00B250E8" w:rsidRDefault="00B250E8" w:rsidP="00435BE2">
      <w:pPr>
        <w:pStyle w:val="berschrift2"/>
        <w:rPr>
          <w:lang w:val="en-US"/>
        </w:rPr>
      </w:pPr>
      <w:r w:rsidRPr="00B250E8">
        <w:rPr>
          <w:lang w:val="en-US"/>
        </w:rPr>
        <w:t>Missings before deduplication</w:t>
      </w:r>
    </w:p>
    <w:p w:rsidR="00B250E8" w:rsidRPr="00635745" w:rsidRDefault="00B250E8" w:rsidP="00B250E8">
      <w:pPr>
        <w:rPr>
          <w:lang w:val="en-GB"/>
        </w:rPr>
      </w:pPr>
      <w:r>
        <w:rPr>
          <w:lang w:val="en-US"/>
        </w:rPr>
        <w:fldChar w:fldCharType="begin"/>
      </w:r>
      <w:r>
        <w:rPr>
          <w:lang w:val="en-US"/>
        </w:rPr>
        <w:instrText xml:space="preserve"> REF _Ref49440280 \h </w:instrText>
      </w:r>
      <w:r>
        <w:rPr>
          <w:lang w:val="en-US"/>
        </w:rPr>
      </w:r>
      <w:r>
        <w:rPr>
          <w:lang w:val="en-US"/>
        </w:rPr>
        <w:fldChar w:fldCharType="separate"/>
      </w:r>
      <w:r w:rsidRPr="00635745">
        <w:rPr>
          <w:lang w:val="en-GB"/>
        </w:rPr>
        <w:t xml:space="preserve">Table </w:t>
      </w:r>
      <w:r w:rsidRPr="00635745">
        <w:rPr>
          <w:noProof/>
          <w:lang w:val="en-GB"/>
        </w:rPr>
        <w:t>2</w:t>
      </w:r>
      <w:r>
        <w:rPr>
          <w:lang w:val="en-US"/>
        </w:rPr>
        <w:fldChar w:fldCharType="end"/>
      </w:r>
      <w:r>
        <w:rPr>
          <w:lang w:val="en-US"/>
        </w:rPr>
        <w:t xml:space="preserve"> shows the counts and shares of missings by variable in the raw Cedefop dataset without any cleaning or deduplication applied to the data.</w:t>
      </w:r>
    </w:p>
    <w:p w:rsidR="00B250E8" w:rsidRPr="00635745" w:rsidRDefault="00B250E8" w:rsidP="00B250E8">
      <w:pPr>
        <w:pStyle w:val="Beschriftung"/>
        <w:keepNext/>
        <w:rPr>
          <w:lang w:val="en-GB"/>
        </w:rPr>
      </w:pPr>
      <w:bookmarkStart w:id="15" w:name="_Ref49440280"/>
      <w:r w:rsidRPr="00635745">
        <w:rPr>
          <w:lang w:val="en-GB"/>
        </w:rPr>
        <w:t xml:space="preserve">Table </w:t>
      </w:r>
      <w:r w:rsidR="00435BE2">
        <w:fldChar w:fldCharType="begin"/>
      </w:r>
      <w:r w:rsidR="00435BE2" w:rsidRPr="00635745">
        <w:rPr>
          <w:lang w:val="en-GB"/>
        </w:rPr>
        <w:instrText xml:space="preserve"> SEQ Table \* ARABIC </w:instrText>
      </w:r>
      <w:r w:rsidR="00435BE2">
        <w:fldChar w:fldCharType="separate"/>
      </w:r>
      <w:r w:rsidRPr="00635745">
        <w:rPr>
          <w:noProof/>
          <w:lang w:val="en-GB"/>
        </w:rPr>
        <w:t>2</w:t>
      </w:r>
      <w:r w:rsidR="00435BE2">
        <w:rPr>
          <w:noProof/>
        </w:rPr>
        <w:fldChar w:fldCharType="end"/>
      </w:r>
      <w:bookmarkEnd w:id="15"/>
      <w:r w:rsidRPr="00635745">
        <w:rPr>
          <w:lang w:val="en-GB"/>
        </w:rPr>
        <w:t xml:space="preserve"> Missing attributes of the dataset before data cleaning and deduplication</w:t>
      </w:r>
    </w:p>
    <w:tbl>
      <w:tblPr>
        <w:tblStyle w:val="Tabellenraster"/>
        <w:tblW w:w="0" w:type="auto"/>
        <w:tblLook w:val="04A0" w:firstRow="1" w:lastRow="0" w:firstColumn="1" w:lastColumn="0" w:noHBand="0" w:noVBand="1"/>
      </w:tblPr>
      <w:tblGrid>
        <w:gridCol w:w="3460"/>
        <w:gridCol w:w="1180"/>
        <w:gridCol w:w="1109"/>
      </w:tblGrid>
      <w:tr w:rsidR="00B250E8" w:rsidRPr="00B250E8" w:rsidTr="00B250E8">
        <w:trPr>
          <w:trHeight w:val="288"/>
        </w:trPr>
        <w:tc>
          <w:tcPr>
            <w:tcW w:w="3460" w:type="dxa"/>
            <w:noWrap/>
            <w:hideMark/>
          </w:tcPr>
          <w:p w:rsidR="00B250E8" w:rsidRPr="00B250E8" w:rsidRDefault="00B250E8">
            <w:r w:rsidRPr="00B250E8">
              <w:t>variable</w:t>
            </w:r>
          </w:p>
        </w:tc>
        <w:tc>
          <w:tcPr>
            <w:tcW w:w="1180" w:type="dxa"/>
            <w:noWrap/>
            <w:hideMark/>
          </w:tcPr>
          <w:p w:rsidR="00B250E8" w:rsidRPr="00B250E8" w:rsidRDefault="00B250E8">
            <w:r w:rsidRPr="00B250E8">
              <w:t>share</w:t>
            </w:r>
          </w:p>
        </w:tc>
        <w:tc>
          <w:tcPr>
            <w:tcW w:w="1109" w:type="dxa"/>
            <w:noWrap/>
            <w:hideMark/>
          </w:tcPr>
          <w:p w:rsidR="00B250E8" w:rsidRPr="00B250E8" w:rsidRDefault="00B250E8">
            <w:r w:rsidRPr="00B250E8">
              <w:t>na_count</w:t>
            </w:r>
          </w:p>
        </w:tc>
      </w:tr>
      <w:tr w:rsidR="00B250E8" w:rsidRPr="00B250E8" w:rsidTr="00B250E8">
        <w:trPr>
          <w:trHeight w:val="288"/>
        </w:trPr>
        <w:tc>
          <w:tcPr>
            <w:tcW w:w="3460" w:type="dxa"/>
            <w:noWrap/>
            <w:hideMark/>
          </w:tcPr>
          <w:p w:rsidR="00B250E8" w:rsidRPr="00B250E8" w:rsidRDefault="00B250E8">
            <w:r w:rsidRPr="00B250E8">
              <w:t>general_id</w:t>
            </w:r>
          </w:p>
        </w:tc>
        <w:tc>
          <w:tcPr>
            <w:tcW w:w="1180" w:type="dxa"/>
            <w:noWrap/>
            <w:hideMark/>
          </w:tcPr>
          <w:p w:rsidR="00B250E8" w:rsidRPr="00B250E8" w:rsidRDefault="00B250E8" w:rsidP="00B250E8">
            <w:r w:rsidRPr="00B250E8">
              <w:t>0</w:t>
            </w:r>
          </w:p>
        </w:tc>
        <w:tc>
          <w:tcPr>
            <w:tcW w:w="1109" w:type="dxa"/>
            <w:noWrap/>
            <w:hideMark/>
          </w:tcPr>
          <w:p w:rsidR="00B250E8" w:rsidRPr="00B250E8" w:rsidRDefault="00B250E8" w:rsidP="00B250E8">
            <w:r w:rsidRPr="00B250E8">
              <w:t>0</w:t>
            </w:r>
          </w:p>
        </w:tc>
      </w:tr>
      <w:tr w:rsidR="00B250E8" w:rsidRPr="00B250E8" w:rsidTr="00B250E8">
        <w:trPr>
          <w:trHeight w:val="288"/>
        </w:trPr>
        <w:tc>
          <w:tcPr>
            <w:tcW w:w="3460" w:type="dxa"/>
            <w:noWrap/>
            <w:hideMark/>
          </w:tcPr>
          <w:p w:rsidR="00B250E8" w:rsidRPr="00B250E8" w:rsidRDefault="00B250E8">
            <w:r w:rsidRPr="00B250E8">
              <w:t>grab_date</w:t>
            </w:r>
          </w:p>
        </w:tc>
        <w:tc>
          <w:tcPr>
            <w:tcW w:w="1180" w:type="dxa"/>
            <w:noWrap/>
            <w:hideMark/>
          </w:tcPr>
          <w:p w:rsidR="00B250E8" w:rsidRPr="00B250E8" w:rsidRDefault="00B250E8" w:rsidP="00B250E8">
            <w:r w:rsidRPr="00B250E8">
              <w:t>0</w:t>
            </w:r>
          </w:p>
        </w:tc>
        <w:tc>
          <w:tcPr>
            <w:tcW w:w="1109" w:type="dxa"/>
            <w:noWrap/>
            <w:hideMark/>
          </w:tcPr>
          <w:p w:rsidR="00B250E8" w:rsidRPr="00B250E8" w:rsidRDefault="00B250E8" w:rsidP="00B250E8">
            <w:r w:rsidRPr="00B250E8">
              <w:t>0</w:t>
            </w:r>
          </w:p>
        </w:tc>
      </w:tr>
      <w:tr w:rsidR="00B250E8" w:rsidRPr="00B250E8" w:rsidTr="00B250E8">
        <w:trPr>
          <w:trHeight w:val="288"/>
        </w:trPr>
        <w:tc>
          <w:tcPr>
            <w:tcW w:w="3460" w:type="dxa"/>
            <w:noWrap/>
            <w:hideMark/>
          </w:tcPr>
          <w:p w:rsidR="00B250E8" w:rsidRPr="00B250E8" w:rsidRDefault="00B250E8">
            <w:r w:rsidRPr="00B250E8">
              <w:t>year_grab_date</w:t>
            </w:r>
          </w:p>
        </w:tc>
        <w:tc>
          <w:tcPr>
            <w:tcW w:w="1180" w:type="dxa"/>
            <w:noWrap/>
            <w:hideMark/>
          </w:tcPr>
          <w:p w:rsidR="00B250E8" w:rsidRPr="00B250E8" w:rsidRDefault="00B250E8" w:rsidP="00B250E8">
            <w:r w:rsidRPr="00B250E8">
              <w:t>0</w:t>
            </w:r>
          </w:p>
        </w:tc>
        <w:tc>
          <w:tcPr>
            <w:tcW w:w="1109" w:type="dxa"/>
            <w:noWrap/>
            <w:hideMark/>
          </w:tcPr>
          <w:p w:rsidR="00B250E8" w:rsidRPr="00B250E8" w:rsidRDefault="00B250E8" w:rsidP="00B250E8">
            <w:r w:rsidRPr="00B250E8">
              <w:t>0</w:t>
            </w:r>
          </w:p>
        </w:tc>
      </w:tr>
      <w:tr w:rsidR="00B250E8" w:rsidRPr="00B250E8" w:rsidTr="00B250E8">
        <w:trPr>
          <w:trHeight w:val="288"/>
        </w:trPr>
        <w:tc>
          <w:tcPr>
            <w:tcW w:w="3460" w:type="dxa"/>
            <w:noWrap/>
            <w:hideMark/>
          </w:tcPr>
          <w:p w:rsidR="00B250E8" w:rsidRPr="00B250E8" w:rsidRDefault="00B250E8">
            <w:r w:rsidRPr="00B250E8">
              <w:t>month_grab_date</w:t>
            </w:r>
          </w:p>
        </w:tc>
        <w:tc>
          <w:tcPr>
            <w:tcW w:w="1180" w:type="dxa"/>
            <w:noWrap/>
            <w:hideMark/>
          </w:tcPr>
          <w:p w:rsidR="00B250E8" w:rsidRPr="00B250E8" w:rsidRDefault="00B250E8" w:rsidP="00B250E8">
            <w:r w:rsidRPr="00B250E8">
              <w:t>0</w:t>
            </w:r>
          </w:p>
        </w:tc>
        <w:tc>
          <w:tcPr>
            <w:tcW w:w="1109" w:type="dxa"/>
            <w:noWrap/>
            <w:hideMark/>
          </w:tcPr>
          <w:p w:rsidR="00B250E8" w:rsidRPr="00B250E8" w:rsidRDefault="00B250E8" w:rsidP="00B250E8">
            <w:r w:rsidRPr="00B250E8">
              <w:t>0</w:t>
            </w:r>
          </w:p>
        </w:tc>
      </w:tr>
      <w:tr w:rsidR="00B250E8" w:rsidRPr="00B250E8" w:rsidTr="00B250E8">
        <w:trPr>
          <w:trHeight w:val="288"/>
        </w:trPr>
        <w:tc>
          <w:tcPr>
            <w:tcW w:w="3460" w:type="dxa"/>
            <w:noWrap/>
            <w:hideMark/>
          </w:tcPr>
          <w:p w:rsidR="00B250E8" w:rsidRPr="00B250E8" w:rsidRDefault="00B250E8">
            <w:r w:rsidRPr="00B250E8">
              <w:t>day_grab_date</w:t>
            </w:r>
          </w:p>
        </w:tc>
        <w:tc>
          <w:tcPr>
            <w:tcW w:w="1180" w:type="dxa"/>
            <w:noWrap/>
            <w:hideMark/>
          </w:tcPr>
          <w:p w:rsidR="00B250E8" w:rsidRPr="00B250E8" w:rsidRDefault="00B250E8" w:rsidP="00B250E8">
            <w:r w:rsidRPr="00B250E8">
              <w:t>0</w:t>
            </w:r>
          </w:p>
        </w:tc>
        <w:tc>
          <w:tcPr>
            <w:tcW w:w="1109" w:type="dxa"/>
            <w:noWrap/>
            <w:hideMark/>
          </w:tcPr>
          <w:p w:rsidR="00B250E8" w:rsidRPr="00B250E8" w:rsidRDefault="00B250E8" w:rsidP="00B250E8">
            <w:r w:rsidRPr="00B250E8">
              <w:t>0</w:t>
            </w:r>
          </w:p>
        </w:tc>
      </w:tr>
      <w:tr w:rsidR="00B250E8" w:rsidRPr="00B250E8" w:rsidTr="00B250E8">
        <w:trPr>
          <w:trHeight w:val="288"/>
        </w:trPr>
        <w:tc>
          <w:tcPr>
            <w:tcW w:w="3460" w:type="dxa"/>
            <w:noWrap/>
            <w:hideMark/>
          </w:tcPr>
          <w:p w:rsidR="00B250E8" w:rsidRPr="00B250E8" w:rsidRDefault="00B250E8">
            <w:r w:rsidRPr="00B250E8">
              <w:t>expire_date</w:t>
            </w:r>
          </w:p>
        </w:tc>
        <w:tc>
          <w:tcPr>
            <w:tcW w:w="1180" w:type="dxa"/>
            <w:noWrap/>
            <w:hideMark/>
          </w:tcPr>
          <w:p w:rsidR="00B250E8" w:rsidRPr="00B250E8" w:rsidRDefault="00B250E8" w:rsidP="00B250E8">
            <w:r w:rsidRPr="00B250E8">
              <w:t>0</w:t>
            </w:r>
          </w:p>
        </w:tc>
        <w:tc>
          <w:tcPr>
            <w:tcW w:w="1109" w:type="dxa"/>
            <w:noWrap/>
            <w:hideMark/>
          </w:tcPr>
          <w:p w:rsidR="00B250E8" w:rsidRPr="00B250E8" w:rsidRDefault="00B250E8" w:rsidP="00B250E8">
            <w:r w:rsidRPr="00B250E8">
              <w:t>0</w:t>
            </w:r>
          </w:p>
        </w:tc>
      </w:tr>
      <w:tr w:rsidR="00B250E8" w:rsidRPr="00B250E8" w:rsidTr="00B250E8">
        <w:trPr>
          <w:trHeight w:val="288"/>
        </w:trPr>
        <w:tc>
          <w:tcPr>
            <w:tcW w:w="3460" w:type="dxa"/>
            <w:noWrap/>
            <w:hideMark/>
          </w:tcPr>
          <w:p w:rsidR="00B250E8" w:rsidRPr="00B250E8" w:rsidRDefault="00B250E8">
            <w:r w:rsidRPr="00B250E8">
              <w:t>year_expire_date</w:t>
            </w:r>
          </w:p>
        </w:tc>
        <w:tc>
          <w:tcPr>
            <w:tcW w:w="1180" w:type="dxa"/>
            <w:noWrap/>
            <w:hideMark/>
          </w:tcPr>
          <w:p w:rsidR="00B250E8" w:rsidRPr="00B250E8" w:rsidRDefault="00B250E8" w:rsidP="00B250E8">
            <w:r w:rsidRPr="00B250E8">
              <w:t>0</w:t>
            </w:r>
          </w:p>
        </w:tc>
        <w:tc>
          <w:tcPr>
            <w:tcW w:w="1109" w:type="dxa"/>
            <w:noWrap/>
            <w:hideMark/>
          </w:tcPr>
          <w:p w:rsidR="00B250E8" w:rsidRPr="00B250E8" w:rsidRDefault="00B250E8" w:rsidP="00B250E8">
            <w:r w:rsidRPr="00B250E8">
              <w:t>0</w:t>
            </w:r>
          </w:p>
        </w:tc>
      </w:tr>
      <w:tr w:rsidR="00B250E8" w:rsidRPr="00B250E8" w:rsidTr="00B250E8">
        <w:trPr>
          <w:trHeight w:val="288"/>
        </w:trPr>
        <w:tc>
          <w:tcPr>
            <w:tcW w:w="3460" w:type="dxa"/>
            <w:noWrap/>
            <w:hideMark/>
          </w:tcPr>
          <w:p w:rsidR="00B250E8" w:rsidRPr="00B250E8" w:rsidRDefault="00B250E8">
            <w:r w:rsidRPr="00B250E8">
              <w:t>month_expire_date</w:t>
            </w:r>
          </w:p>
        </w:tc>
        <w:tc>
          <w:tcPr>
            <w:tcW w:w="1180" w:type="dxa"/>
            <w:noWrap/>
            <w:hideMark/>
          </w:tcPr>
          <w:p w:rsidR="00B250E8" w:rsidRPr="00B250E8" w:rsidRDefault="00B250E8" w:rsidP="00B250E8">
            <w:r w:rsidRPr="00B250E8">
              <w:t>0</w:t>
            </w:r>
          </w:p>
        </w:tc>
        <w:tc>
          <w:tcPr>
            <w:tcW w:w="1109" w:type="dxa"/>
            <w:noWrap/>
            <w:hideMark/>
          </w:tcPr>
          <w:p w:rsidR="00B250E8" w:rsidRPr="00B250E8" w:rsidRDefault="00B250E8" w:rsidP="00B250E8">
            <w:r w:rsidRPr="00B250E8">
              <w:t>0</w:t>
            </w:r>
          </w:p>
        </w:tc>
      </w:tr>
      <w:tr w:rsidR="00B250E8" w:rsidRPr="00B250E8" w:rsidTr="00B250E8">
        <w:trPr>
          <w:trHeight w:val="288"/>
        </w:trPr>
        <w:tc>
          <w:tcPr>
            <w:tcW w:w="3460" w:type="dxa"/>
            <w:noWrap/>
            <w:hideMark/>
          </w:tcPr>
          <w:p w:rsidR="00B250E8" w:rsidRPr="00B250E8" w:rsidRDefault="00B250E8">
            <w:r w:rsidRPr="00B250E8">
              <w:t>day_expire_date</w:t>
            </w:r>
          </w:p>
        </w:tc>
        <w:tc>
          <w:tcPr>
            <w:tcW w:w="1180" w:type="dxa"/>
            <w:noWrap/>
            <w:hideMark/>
          </w:tcPr>
          <w:p w:rsidR="00B250E8" w:rsidRPr="00B250E8" w:rsidRDefault="00B250E8" w:rsidP="00B250E8">
            <w:r w:rsidRPr="00B250E8">
              <w:t>0</w:t>
            </w:r>
          </w:p>
        </w:tc>
        <w:tc>
          <w:tcPr>
            <w:tcW w:w="1109" w:type="dxa"/>
            <w:noWrap/>
            <w:hideMark/>
          </w:tcPr>
          <w:p w:rsidR="00B250E8" w:rsidRPr="00B250E8" w:rsidRDefault="00B250E8" w:rsidP="00B250E8">
            <w:r w:rsidRPr="00B250E8">
              <w:t>0</w:t>
            </w:r>
          </w:p>
        </w:tc>
      </w:tr>
      <w:tr w:rsidR="00B250E8" w:rsidRPr="00B250E8" w:rsidTr="00B250E8">
        <w:trPr>
          <w:trHeight w:val="288"/>
        </w:trPr>
        <w:tc>
          <w:tcPr>
            <w:tcW w:w="3460" w:type="dxa"/>
            <w:noWrap/>
            <w:hideMark/>
          </w:tcPr>
          <w:p w:rsidR="00B250E8" w:rsidRPr="00B250E8" w:rsidRDefault="00B250E8">
            <w:r w:rsidRPr="00B250E8">
              <w:t>lang</w:t>
            </w:r>
          </w:p>
        </w:tc>
        <w:tc>
          <w:tcPr>
            <w:tcW w:w="1180" w:type="dxa"/>
            <w:noWrap/>
            <w:hideMark/>
          </w:tcPr>
          <w:p w:rsidR="00B250E8" w:rsidRPr="00B250E8" w:rsidRDefault="00B250E8" w:rsidP="00B250E8">
            <w:r w:rsidRPr="00B250E8">
              <w:t>0</w:t>
            </w:r>
          </w:p>
        </w:tc>
        <w:tc>
          <w:tcPr>
            <w:tcW w:w="1109" w:type="dxa"/>
            <w:noWrap/>
            <w:hideMark/>
          </w:tcPr>
          <w:p w:rsidR="00B250E8" w:rsidRPr="00B250E8" w:rsidRDefault="00B250E8" w:rsidP="00B250E8">
            <w:r w:rsidRPr="00B250E8">
              <w:t>0</w:t>
            </w:r>
          </w:p>
        </w:tc>
      </w:tr>
      <w:tr w:rsidR="00B250E8" w:rsidRPr="00B250E8" w:rsidTr="00B250E8">
        <w:trPr>
          <w:trHeight w:val="288"/>
        </w:trPr>
        <w:tc>
          <w:tcPr>
            <w:tcW w:w="3460" w:type="dxa"/>
            <w:noWrap/>
            <w:hideMark/>
          </w:tcPr>
          <w:p w:rsidR="00B250E8" w:rsidRPr="00B250E8" w:rsidRDefault="00B250E8">
            <w:r w:rsidRPr="00B250E8">
              <w:t>idesco_level_4</w:t>
            </w:r>
          </w:p>
        </w:tc>
        <w:tc>
          <w:tcPr>
            <w:tcW w:w="1180" w:type="dxa"/>
            <w:noWrap/>
            <w:hideMark/>
          </w:tcPr>
          <w:p w:rsidR="00B250E8" w:rsidRPr="00B250E8" w:rsidRDefault="00B250E8" w:rsidP="00B250E8">
            <w:r w:rsidRPr="00B250E8">
              <w:t>0</w:t>
            </w:r>
          </w:p>
        </w:tc>
        <w:tc>
          <w:tcPr>
            <w:tcW w:w="1109" w:type="dxa"/>
            <w:noWrap/>
            <w:hideMark/>
          </w:tcPr>
          <w:p w:rsidR="00B250E8" w:rsidRPr="00B250E8" w:rsidRDefault="00B250E8" w:rsidP="00B250E8">
            <w:r w:rsidRPr="00B250E8">
              <w:t>0</w:t>
            </w:r>
          </w:p>
        </w:tc>
      </w:tr>
      <w:tr w:rsidR="00B250E8" w:rsidRPr="00B250E8" w:rsidTr="00B250E8">
        <w:trPr>
          <w:trHeight w:val="288"/>
        </w:trPr>
        <w:tc>
          <w:tcPr>
            <w:tcW w:w="3460" w:type="dxa"/>
            <w:noWrap/>
            <w:hideMark/>
          </w:tcPr>
          <w:p w:rsidR="00B250E8" w:rsidRPr="00B250E8" w:rsidRDefault="00B250E8">
            <w:r w:rsidRPr="00B250E8">
              <w:t>esco_level_4</w:t>
            </w:r>
          </w:p>
        </w:tc>
        <w:tc>
          <w:tcPr>
            <w:tcW w:w="1180" w:type="dxa"/>
            <w:noWrap/>
            <w:hideMark/>
          </w:tcPr>
          <w:p w:rsidR="00B250E8" w:rsidRPr="00B250E8" w:rsidRDefault="00B250E8" w:rsidP="00B250E8">
            <w:r w:rsidRPr="00B250E8">
              <w:t>0</w:t>
            </w:r>
          </w:p>
        </w:tc>
        <w:tc>
          <w:tcPr>
            <w:tcW w:w="1109" w:type="dxa"/>
            <w:noWrap/>
            <w:hideMark/>
          </w:tcPr>
          <w:p w:rsidR="00B250E8" w:rsidRPr="00B250E8" w:rsidRDefault="00B250E8" w:rsidP="00B250E8">
            <w:r w:rsidRPr="00B250E8">
              <w:t>0</w:t>
            </w:r>
          </w:p>
        </w:tc>
      </w:tr>
      <w:tr w:rsidR="00B250E8" w:rsidRPr="00B250E8" w:rsidTr="00B250E8">
        <w:trPr>
          <w:trHeight w:val="288"/>
        </w:trPr>
        <w:tc>
          <w:tcPr>
            <w:tcW w:w="3460" w:type="dxa"/>
            <w:noWrap/>
            <w:hideMark/>
          </w:tcPr>
          <w:p w:rsidR="00B250E8" w:rsidRPr="00B250E8" w:rsidRDefault="00B250E8">
            <w:r w:rsidRPr="00B250E8">
              <w:t>idesco_level_3</w:t>
            </w:r>
          </w:p>
        </w:tc>
        <w:tc>
          <w:tcPr>
            <w:tcW w:w="1180" w:type="dxa"/>
            <w:noWrap/>
            <w:hideMark/>
          </w:tcPr>
          <w:p w:rsidR="00B250E8" w:rsidRPr="00B250E8" w:rsidRDefault="00B250E8" w:rsidP="00B250E8">
            <w:r w:rsidRPr="00B250E8">
              <w:t>0</w:t>
            </w:r>
          </w:p>
        </w:tc>
        <w:tc>
          <w:tcPr>
            <w:tcW w:w="1109" w:type="dxa"/>
            <w:noWrap/>
            <w:hideMark/>
          </w:tcPr>
          <w:p w:rsidR="00B250E8" w:rsidRPr="00B250E8" w:rsidRDefault="00B250E8" w:rsidP="00B250E8">
            <w:r w:rsidRPr="00B250E8">
              <w:t>0</w:t>
            </w:r>
          </w:p>
        </w:tc>
      </w:tr>
      <w:tr w:rsidR="00B250E8" w:rsidRPr="00B250E8" w:rsidTr="00B250E8">
        <w:trPr>
          <w:trHeight w:val="288"/>
        </w:trPr>
        <w:tc>
          <w:tcPr>
            <w:tcW w:w="3460" w:type="dxa"/>
            <w:noWrap/>
            <w:hideMark/>
          </w:tcPr>
          <w:p w:rsidR="00B250E8" w:rsidRPr="00B250E8" w:rsidRDefault="00B250E8">
            <w:r w:rsidRPr="00B250E8">
              <w:t>esco_level_3</w:t>
            </w:r>
          </w:p>
        </w:tc>
        <w:tc>
          <w:tcPr>
            <w:tcW w:w="1180" w:type="dxa"/>
            <w:noWrap/>
            <w:hideMark/>
          </w:tcPr>
          <w:p w:rsidR="00B250E8" w:rsidRPr="00B250E8" w:rsidRDefault="00B250E8" w:rsidP="00B250E8">
            <w:r w:rsidRPr="00B250E8">
              <w:t>0</w:t>
            </w:r>
          </w:p>
        </w:tc>
        <w:tc>
          <w:tcPr>
            <w:tcW w:w="1109" w:type="dxa"/>
            <w:noWrap/>
            <w:hideMark/>
          </w:tcPr>
          <w:p w:rsidR="00B250E8" w:rsidRPr="00B250E8" w:rsidRDefault="00B250E8" w:rsidP="00B250E8">
            <w:r w:rsidRPr="00B250E8">
              <w:t>0</w:t>
            </w:r>
          </w:p>
        </w:tc>
      </w:tr>
      <w:tr w:rsidR="00B250E8" w:rsidRPr="00B250E8" w:rsidTr="00B250E8">
        <w:trPr>
          <w:trHeight w:val="288"/>
        </w:trPr>
        <w:tc>
          <w:tcPr>
            <w:tcW w:w="3460" w:type="dxa"/>
            <w:noWrap/>
            <w:hideMark/>
          </w:tcPr>
          <w:p w:rsidR="00B250E8" w:rsidRPr="00B250E8" w:rsidRDefault="00B250E8">
            <w:r w:rsidRPr="00B250E8">
              <w:t>idesco_level_2</w:t>
            </w:r>
          </w:p>
        </w:tc>
        <w:tc>
          <w:tcPr>
            <w:tcW w:w="1180" w:type="dxa"/>
            <w:noWrap/>
            <w:hideMark/>
          </w:tcPr>
          <w:p w:rsidR="00B250E8" w:rsidRPr="00B250E8" w:rsidRDefault="00B250E8" w:rsidP="00B250E8">
            <w:r w:rsidRPr="00B250E8">
              <w:t>0</w:t>
            </w:r>
          </w:p>
        </w:tc>
        <w:tc>
          <w:tcPr>
            <w:tcW w:w="1109" w:type="dxa"/>
            <w:noWrap/>
            <w:hideMark/>
          </w:tcPr>
          <w:p w:rsidR="00B250E8" w:rsidRPr="00B250E8" w:rsidRDefault="00B250E8" w:rsidP="00B250E8">
            <w:r w:rsidRPr="00B250E8">
              <w:t>0</w:t>
            </w:r>
          </w:p>
        </w:tc>
      </w:tr>
      <w:tr w:rsidR="00B250E8" w:rsidRPr="00B250E8" w:rsidTr="00B250E8">
        <w:trPr>
          <w:trHeight w:val="288"/>
        </w:trPr>
        <w:tc>
          <w:tcPr>
            <w:tcW w:w="3460" w:type="dxa"/>
            <w:noWrap/>
            <w:hideMark/>
          </w:tcPr>
          <w:p w:rsidR="00B250E8" w:rsidRPr="00B250E8" w:rsidRDefault="00B250E8">
            <w:r w:rsidRPr="00B250E8">
              <w:t>esco_level_2</w:t>
            </w:r>
          </w:p>
        </w:tc>
        <w:tc>
          <w:tcPr>
            <w:tcW w:w="1180" w:type="dxa"/>
            <w:noWrap/>
            <w:hideMark/>
          </w:tcPr>
          <w:p w:rsidR="00B250E8" w:rsidRPr="00B250E8" w:rsidRDefault="00B250E8" w:rsidP="00B250E8">
            <w:r w:rsidRPr="00B250E8">
              <w:t>0</w:t>
            </w:r>
          </w:p>
        </w:tc>
        <w:tc>
          <w:tcPr>
            <w:tcW w:w="1109" w:type="dxa"/>
            <w:noWrap/>
            <w:hideMark/>
          </w:tcPr>
          <w:p w:rsidR="00B250E8" w:rsidRPr="00B250E8" w:rsidRDefault="00B250E8" w:rsidP="00B250E8">
            <w:r w:rsidRPr="00B250E8">
              <w:t>0</w:t>
            </w:r>
          </w:p>
        </w:tc>
      </w:tr>
      <w:tr w:rsidR="00B250E8" w:rsidRPr="00B250E8" w:rsidTr="00B250E8">
        <w:trPr>
          <w:trHeight w:val="288"/>
        </w:trPr>
        <w:tc>
          <w:tcPr>
            <w:tcW w:w="3460" w:type="dxa"/>
            <w:noWrap/>
            <w:hideMark/>
          </w:tcPr>
          <w:p w:rsidR="00B250E8" w:rsidRPr="00B250E8" w:rsidRDefault="00B250E8">
            <w:r w:rsidRPr="00B250E8">
              <w:t>idesco_level_1</w:t>
            </w:r>
          </w:p>
        </w:tc>
        <w:tc>
          <w:tcPr>
            <w:tcW w:w="1180" w:type="dxa"/>
            <w:noWrap/>
            <w:hideMark/>
          </w:tcPr>
          <w:p w:rsidR="00B250E8" w:rsidRPr="00B250E8" w:rsidRDefault="00B250E8" w:rsidP="00B250E8">
            <w:r w:rsidRPr="00B250E8">
              <w:t>0</w:t>
            </w:r>
          </w:p>
        </w:tc>
        <w:tc>
          <w:tcPr>
            <w:tcW w:w="1109" w:type="dxa"/>
            <w:noWrap/>
            <w:hideMark/>
          </w:tcPr>
          <w:p w:rsidR="00B250E8" w:rsidRPr="00B250E8" w:rsidRDefault="00B250E8" w:rsidP="00B250E8">
            <w:r w:rsidRPr="00B250E8">
              <w:t>0</w:t>
            </w:r>
          </w:p>
        </w:tc>
      </w:tr>
      <w:tr w:rsidR="00B250E8" w:rsidRPr="00B250E8" w:rsidTr="00B250E8">
        <w:trPr>
          <w:trHeight w:val="288"/>
        </w:trPr>
        <w:tc>
          <w:tcPr>
            <w:tcW w:w="3460" w:type="dxa"/>
            <w:noWrap/>
            <w:hideMark/>
          </w:tcPr>
          <w:p w:rsidR="00B250E8" w:rsidRPr="00B250E8" w:rsidRDefault="00B250E8">
            <w:r w:rsidRPr="00B250E8">
              <w:t>esco_level_1</w:t>
            </w:r>
          </w:p>
        </w:tc>
        <w:tc>
          <w:tcPr>
            <w:tcW w:w="1180" w:type="dxa"/>
            <w:noWrap/>
            <w:hideMark/>
          </w:tcPr>
          <w:p w:rsidR="00B250E8" w:rsidRPr="00B250E8" w:rsidRDefault="00B250E8" w:rsidP="00B250E8">
            <w:r w:rsidRPr="00B250E8">
              <w:t>0</w:t>
            </w:r>
          </w:p>
        </w:tc>
        <w:tc>
          <w:tcPr>
            <w:tcW w:w="1109" w:type="dxa"/>
            <w:noWrap/>
            <w:hideMark/>
          </w:tcPr>
          <w:p w:rsidR="00B250E8" w:rsidRPr="00B250E8" w:rsidRDefault="00B250E8" w:rsidP="00B250E8">
            <w:r w:rsidRPr="00B250E8">
              <w:t>0</w:t>
            </w:r>
          </w:p>
        </w:tc>
      </w:tr>
      <w:tr w:rsidR="00B250E8" w:rsidRPr="00B250E8" w:rsidTr="00B250E8">
        <w:trPr>
          <w:trHeight w:val="288"/>
        </w:trPr>
        <w:tc>
          <w:tcPr>
            <w:tcW w:w="3460" w:type="dxa"/>
            <w:noWrap/>
            <w:hideMark/>
          </w:tcPr>
          <w:p w:rsidR="00B250E8" w:rsidRPr="00B250E8" w:rsidRDefault="00B250E8">
            <w:r w:rsidRPr="00B250E8">
              <w:t>idcity</w:t>
            </w:r>
          </w:p>
        </w:tc>
        <w:tc>
          <w:tcPr>
            <w:tcW w:w="1180" w:type="dxa"/>
            <w:noWrap/>
            <w:hideMark/>
          </w:tcPr>
          <w:p w:rsidR="00B250E8" w:rsidRPr="00B250E8" w:rsidRDefault="00B250E8" w:rsidP="00B250E8">
            <w:r w:rsidRPr="00B250E8">
              <w:t>0,4</w:t>
            </w:r>
          </w:p>
        </w:tc>
        <w:tc>
          <w:tcPr>
            <w:tcW w:w="1109" w:type="dxa"/>
            <w:noWrap/>
            <w:hideMark/>
          </w:tcPr>
          <w:p w:rsidR="00B250E8" w:rsidRPr="00B250E8" w:rsidRDefault="00B250E8" w:rsidP="00B250E8">
            <w:r w:rsidRPr="00B250E8">
              <w:t>17826370</w:t>
            </w:r>
          </w:p>
        </w:tc>
      </w:tr>
      <w:tr w:rsidR="00B250E8" w:rsidRPr="00B250E8" w:rsidTr="00B250E8">
        <w:trPr>
          <w:trHeight w:val="288"/>
        </w:trPr>
        <w:tc>
          <w:tcPr>
            <w:tcW w:w="3460" w:type="dxa"/>
            <w:noWrap/>
            <w:hideMark/>
          </w:tcPr>
          <w:p w:rsidR="00B250E8" w:rsidRPr="00B250E8" w:rsidRDefault="00B250E8">
            <w:r w:rsidRPr="00B250E8">
              <w:t>city</w:t>
            </w:r>
          </w:p>
        </w:tc>
        <w:tc>
          <w:tcPr>
            <w:tcW w:w="1180" w:type="dxa"/>
            <w:noWrap/>
            <w:hideMark/>
          </w:tcPr>
          <w:p w:rsidR="00B250E8" w:rsidRPr="00B250E8" w:rsidRDefault="00B250E8" w:rsidP="00B250E8">
            <w:r w:rsidRPr="00B250E8">
              <w:t>0,4</w:t>
            </w:r>
          </w:p>
        </w:tc>
        <w:tc>
          <w:tcPr>
            <w:tcW w:w="1109" w:type="dxa"/>
            <w:noWrap/>
            <w:hideMark/>
          </w:tcPr>
          <w:p w:rsidR="00B250E8" w:rsidRPr="00B250E8" w:rsidRDefault="00B250E8" w:rsidP="00B250E8">
            <w:r w:rsidRPr="00B250E8">
              <w:t>17826370</w:t>
            </w:r>
          </w:p>
        </w:tc>
      </w:tr>
      <w:tr w:rsidR="00B250E8" w:rsidRPr="00B250E8" w:rsidTr="00B250E8">
        <w:trPr>
          <w:trHeight w:val="288"/>
        </w:trPr>
        <w:tc>
          <w:tcPr>
            <w:tcW w:w="3460" w:type="dxa"/>
            <w:noWrap/>
            <w:hideMark/>
          </w:tcPr>
          <w:p w:rsidR="00B250E8" w:rsidRPr="00B250E8" w:rsidRDefault="00B250E8">
            <w:r w:rsidRPr="00B250E8">
              <w:t>idprovince</w:t>
            </w:r>
          </w:p>
        </w:tc>
        <w:tc>
          <w:tcPr>
            <w:tcW w:w="1180" w:type="dxa"/>
            <w:noWrap/>
            <w:hideMark/>
          </w:tcPr>
          <w:p w:rsidR="00B250E8" w:rsidRPr="00B250E8" w:rsidRDefault="00B250E8" w:rsidP="00B250E8">
            <w:r w:rsidRPr="00B250E8">
              <w:t>0,28</w:t>
            </w:r>
          </w:p>
        </w:tc>
        <w:tc>
          <w:tcPr>
            <w:tcW w:w="1109" w:type="dxa"/>
            <w:noWrap/>
            <w:hideMark/>
          </w:tcPr>
          <w:p w:rsidR="00B250E8" w:rsidRPr="00B250E8" w:rsidRDefault="00B250E8" w:rsidP="00B250E8">
            <w:r w:rsidRPr="00B250E8">
              <w:t>12548265</w:t>
            </w:r>
          </w:p>
        </w:tc>
      </w:tr>
      <w:tr w:rsidR="00B250E8" w:rsidRPr="00B250E8" w:rsidTr="00B250E8">
        <w:trPr>
          <w:trHeight w:val="288"/>
        </w:trPr>
        <w:tc>
          <w:tcPr>
            <w:tcW w:w="3460" w:type="dxa"/>
            <w:noWrap/>
            <w:hideMark/>
          </w:tcPr>
          <w:p w:rsidR="00B250E8" w:rsidRPr="00B250E8" w:rsidRDefault="00B250E8">
            <w:r w:rsidRPr="00B250E8">
              <w:t>province</w:t>
            </w:r>
          </w:p>
        </w:tc>
        <w:tc>
          <w:tcPr>
            <w:tcW w:w="1180" w:type="dxa"/>
            <w:noWrap/>
            <w:hideMark/>
          </w:tcPr>
          <w:p w:rsidR="00B250E8" w:rsidRPr="00B250E8" w:rsidRDefault="00B250E8" w:rsidP="00B250E8">
            <w:r w:rsidRPr="00B250E8">
              <w:t>0,28</w:t>
            </w:r>
          </w:p>
        </w:tc>
        <w:tc>
          <w:tcPr>
            <w:tcW w:w="1109" w:type="dxa"/>
            <w:noWrap/>
            <w:hideMark/>
          </w:tcPr>
          <w:p w:rsidR="00B250E8" w:rsidRPr="00B250E8" w:rsidRDefault="00B250E8" w:rsidP="00B250E8">
            <w:r w:rsidRPr="00B250E8">
              <w:t>12547968</w:t>
            </w:r>
          </w:p>
        </w:tc>
      </w:tr>
      <w:tr w:rsidR="00B250E8" w:rsidRPr="00B250E8" w:rsidTr="00B250E8">
        <w:trPr>
          <w:trHeight w:val="288"/>
        </w:trPr>
        <w:tc>
          <w:tcPr>
            <w:tcW w:w="3460" w:type="dxa"/>
            <w:noWrap/>
            <w:hideMark/>
          </w:tcPr>
          <w:p w:rsidR="00B250E8" w:rsidRPr="00B250E8" w:rsidRDefault="00B250E8">
            <w:r w:rsidRPr="00B250E8">
              <w:t>idregion</w:t>
            </w:r>
          </w:p>
        </w:tc>
        <w:tc>
          <w:tcPr>
            <w:tcW w:w="1180" w:type="dxa"/>
            <w:noWrap/>
            <w:hideMark/>
          </w:tcPr>
          <w:p w:rsidR="00B250E8" w:rsidRPr="00B250E8" w:rsidRDefault="00B250E8" w:rsidP="00B250E8">
            <w:r w:rsidRPr="00B250E8">
              <w:t>0</w:t>
            </w:r>
          </w:p>
        </w:tc>
        <w:tc>
          <w:tcPr>
            <w:tcW w:w="1109" w:type="dxa"/>
            <w:noWrap/>
            <w:hideMark/>
          </w:tcPr>
          <w:p w:rsidR="00B250E8" w:rsidRPr="00B250E8" w:rsidRDefault="00B250E8" w:rsidP="00B250E8">
            <w:r w:rsidRPr="00B250E8">
              <w:t>0</w:t>
            </w:r>
          </w:p>
        </w:tc>
      </w:tr>
      <w:tr w:rsidR="00B250E8" w:rsidRPr="00B250E8" w:rsidTr="00B250E8">
        <w:trPr>
          <w:trHeight w:val="288"/>
        </w:trPr>
        <w:tc>
          <w:tcPr>
            <w:tcW w:w="3460" w:type="dxa"/>
            <w:noWrap/>
            <w:hideMark/>
          </w:tcPr>
          <w:p w:rsidR="00B250E8" w:rsidRPr="00B250E8" w:rsidRDefault="00B250E8">
            <w:r w:rsidRPr="00B250E8">
              <w:t>region</w:t>
            </w:r>
          </w:p>
        </w:tc>
        <w:tc>
          <w:tcPr>
            <w:tcW w:w="1180" w:type="dxa"/>
            <w:noWrap/>
            <w:hideMark/>
          </w:tcPr>
          <w:p w:rsidR="00B250E8" w:rsidRPr="00B250E8" w:rsidRDefault="00B250E8" w:rsidP="00B250E8">
            <w:r w:rsidRPr="00B250E8">
              <w:t>0</w:t>
            </w:r>
          </w:p>
        </w:tc>
        <w:tc>
          <w:tcPr>
            <w:tcW w:w="1109" w:type="dxa"/>
            <w:noWrap/>
            <w:hideMark/>
          </w:tcPr>
          <w:p w:rsidR="00B250E8" w:rsidRPr="00B250E8" w:rsidRDefault="00B250E8" w:rsidP="00B250E8">
            <w:r w:rsidRPr="00B250E8">
              <w:t>0</w:t>
            </w:r>
          </w:p>
        </w:tc>
      </w:tr>
      <w:tr w:rsidR="00B250E8" w:rsidRPr="00B250E8" w:rsidTr="00B250E8">
        <w:trPr>
          <w:trHeight w:val="288"/>
        </w:trPr>
        <w:tc>
          <w:tcPr>
            <w:tcW w:w="3460" w:type="dxa"/>
            <w:noWrap/>
            <w:hideMark/>
          </w:tcPr>
          <w:p w:rsidR="00B250E8" w:rsidRPr="00B250E8" w:rsidRDefault="00B250E8">
            <w:r w:rsidRPr="00B250E8">
              <w:t>idmacro_region</w:t>
            </w:r>
          </w:p>
        </w:tc>
        <w:tc>
          <w:tcPr>
            <w:tcW w:w="1180" w:type="dxa"/>
            <w:noWrap/>
            <w:hideMark/>
          </w:tcPr>
          <w:p w:rsidR="00B250E8" w:rsidRPr="00B250E8" w:rsidRDefault="00B250E8" w:rsidP="00B250E8">
            <w:r w:rsidRPr="00B250E8">
              <w:t>0,19</w:t>
            </w:r>
          </w:p>
        </w:tc>
        <w:tc>
          <w:tcPr>
            <w:tcW w:w="1109" w:type="dxa"/>
            <w:noWrap/>
            <w:hideMark/>
          </w:tcPr>
          <w:p w:rsidR="00B250E8" w:rsidRPr="00B250E8" w:rsidRDefault="00B250E8" w:rsidP="00B250E8">
            <w:r w:rsidRPr="00B250E8">
              <w:t>8308139</w:t>
            </w:r>
          </w:p>
        </w:tc>
      </w:tr>
      <w:tr w:rsidR="00B250E8" w:rsidRPr="00B250E8" w:rsidTr="00B250E8">
        <w:trPr>
          <w:trHeight w:val="288"/>
        </w:trPr>
        <w:tc>
          <w:tcPr>
            <w:tcW w:w="3460" w:type="dxa"/>
            <w:noWrap/>
            <w:hideMark/>
          </w:tcPr>
          <w:p w:rsidR="00B250E8" w:rsidRPr="00B250E8" w:rsidRDefault="00B250E8">
            <w:r w:rsidRPr="00B250E8">
              <w:t>macro_region</w:t>
            </w:r>
          </w:p>
        </w:tc>
        <w:tc>
          <w:tcPr>
            <w:tcW w:w="1180" w:type="dxa"/>
            <w:noWrap/>
            <w:hideMark/>
          </w:tcPr>
          <w:p w:rsidR="00B250E8" w:rsidRPr="00B250E8" w:rsidRDefault="00B250E8" w:rsidP="00B250E8">
            <w:r w:rsidRPr="00B250E8">
              <w:t>0,19</w:t>
            </w:r>
          </w:p>
        </w:tc>
        <w:tc>
          <w:tcPr>
            <w:tcW w:w="1109" w:type="dxa"/>
            <w:noWrap/>
            <w:hideMark/>
          </w:tcPr>
          <w:p w:rsidR="00B250E8" w:rsidRPr="00B250E8" w:rsidRDefault="00B250E8" w:rsidP="00B250E8">
            <w:r w:rsidRPr="00B250E8">
              <w:t>8308139</w:t>
            </w:r>
          </w:p>
        </w:tc>
      </w:tr>
      <w:tr w:rsidR="00B250E8" w:rsidRPr="00B250E8" w:rsidTr="00B250E8">
        <w:trPr>
          <w:trHeight w:val="288"/>
        </w:trPr>
        <w:tc>
          <w:tcPr>
            <w:tcW w:w="3460" w:type="dxa"/>
            <w:noWrap/>
            <w:hideMark/>
          </w:tcPr>
          <w:p w:rsidR="00B250E8" w:rsidRPr="00B250E8" w:rsidRDefault="00B250E8">
            <w:r w:rsidRPr="00B250E8">
              <w:t>idcountry</w:t>
            </w:r>
          </w:p>
        </w:tc>
        <w:tc>
          <w:tcPr>
            <w:tcW w:w="1180" w:type="dxa"/>
            <w:noWrap/>
            <w:hideMark/>
          </w:tcPr>
          <w:p w:rsidR="00B250E8" w:rsidRPr="00B250E8" w:rsidRDefault="00B250E8" w:rsidP="00B250E8">
            <w:r w:rsidRPr="00B250E8">
              <w:t>0</w:t>
            </w:r>
          </w:p>
        </w:tc>
        <w:tc>
          <w:tcPr>
            <w:tcW w:w="1109" w:type="dxa"/>
            <w:noWrap/>
            <w:hideMark/>
          </w:tcPr>
          <w:p w:rsidR="00B250E8" w:rsidRPr="00B250E8" w:rsidRDefault="00B250E8" w:rsidP="00B250E8">
            <w:r w:rsidRPr="00B250E8">
              <w:t>0</w:t>
            </w:r>
          </w:p>
        </w:tc>
      </w:tr>
      <w:tr w:rsidR="00B250E8" w:rsidRPr="00B250E8" w:rsidTr="00B250E8">
        <w:trPr>
          <w:trHeight w:val="288"/>
        </w:trPr>
        <w:tc>
          <w:tcPr>
            <w:tcW w:w="3460" w:type="dxa"/>
            <w:noWrap/>
            <w:hideMark/>
          </w:tcPr>
          <w:p w:rsidR="00B250E8" w:rsidRPr="00B250E8" w:rsidRDefault="00B250E8">
            <w:r w:rsidRPr="00B250E8">
              <w:t>country</w:t>
            </w:r>
          </w:p>
        </w:tc>
        <w:tc>
          <w:tcPr>
            <w:tcW w:w="1180" w:type="dxa"/>
            <w:noWrap/>
            <w:hideMark/>
          </w:tcPr>
          <w:p w:rsidR="00B250E8" w:rsidRPr="00B250E8" w:rsidRDefault="00B250E8" w:rsidP="00B250E8">
            <w:r w:rsidRPr="00B250E8">
              <w:t>0</w:t>
            </w:r>
          </w:p>
        </w:tc>
        <w:tc>
          <w:tcPr>
            <w:tcW w:w="1109" w:type="dxa"/>
            <w:noWrap/>
            <w:hideMark/>
          </w:tcPr>
          <w:p w:rsidR="00B250E8" w:rsidRPr="00B250E8" w:rsidRDefault="00B250E8" w:rsidP="00B250E8">
            <w:r w:rsidRPr="00B250E8">
              <w:t>0</w:t>
            </w:r>
          </w:p>
        </w:tc>
      </w:tr>
      <w:tr w:rsidR="00B250E8" w:rsidRPr="00B250E8" w:rsidTr="00B250E8">
        <w:trPr>
          <w:trHeight w:val="288"/>
        </w:trPr>
        <w:tc>
          <w:tcPr>
            <w:tcW w:w="3460" w:type="dxa"/>
            <w:noWrap/>
            <w:hideMark/>
          </w:tcPr>
          <w:p w:rsidR="00B250E8" w:rsidRPr="00B250E8" w:rsidRDefault="00B250E8">
            <w:r w:rsidRPr="00B250E8">
              <w:t>idcontract</w:t>
            </w:r>
          </w:p>
        </w:tc>
        <w:tc>
          <w:tcPr>
            <w:tcW w:w="1180" w:type="dxa"/>
            <w:noWrap/>
            <w:hideMark/>
          </w:tcPr>
          <w:p w:rsidR="00B250E8" w:rsidRPr="00B250E8" w:rsidRDefault="00B250E8" w:rsidP="00B250E8">
            <w:r w:rsidRPr="00B250E8">
              <w:t>0,23</w:t>
            </w:r>
          </w:p>
        </w:tc>
        <w:tc>
          <w:tcPr>
            <w:tcW w:w="1109" w:type="dxa"/>
            <w:noWrap/>
            <w:hideMark/>
          </w:tcPr>
          <w:p w:rsidR="00B250E8" w:rsidRPr="00B250E8" w:rsidRDefault="00B250E8" w:rsidP="00B250E8">
            <w:r w:rsidRPr="00B250E8">
              <w:t>10350950</w:t>
            </w:r>
          </w:p>
        </w:tc>
      </w:tr>
      <w:tr w:rsidR="00B250E8" w:rsidRPr="00B250E8" w:rsidTr="00B250E8">
        <w:trPr>
          <w:trHeight w:val="288"/>
        </w:trPr>
        <w:tc>
          <w:tcPr>
            <w:tcW w:w="3460" w:type="dxa"/>
            <w:noWrap/>
            <w:hideMark/>
          </w:tcPr>
          <w:p w:rsidR="00B250E8" w:rsidRPr="00B250E8" w:rsidRDefault="00B250E8">
            <w:r w:rsidRPr="00B250E8">
              <w:t>contract</w:t>
            </w:r>
          </w:p>
        </w:tc>
        <w:tc>
          <w:tcPr>
            <w:tcW w:w="1180" w:type="dxa"/>
            <w:noWrap/>
            <w:hideMark/>
          </w:tcPr>
          <w:p w:rsidR="00B250E8" w:rsidRPr="00B250E8" w:rsidRDefault="00B250E8" w:rsidP="00B250E8">
            <w:r w:rsidRPr="00B250E8">
              <w:t>0,23</w:t>
            </w:r>
          </w:p>
        </w:tc>
        <w:tc>
          <w:tcPr>
            <w:tcW w:w="1109" w:type="dxa"/>
            <w:noWrap/>
            <w:hideMark/>
          </w:tcPr>
          <w:p w:rsidR="00B250E8" w:rsidRPr="00B250E8" w:rsidRDefault="00B250E8" w:rsidP="00B250E8">
            <w:r w:rsidRPr="00B250E8">
              <w:t>10350950</w:t>
            </w:r>
          </w:p>
        </w:tc>
      </w:tr>
      <w:tr w:rsidR="00B250E8" w:rsidRPr="00B250E8" w:rsidTr="00B250E8">
        <w:trPr>
          <w:trHeight w:val="288"/>
        </w:trPr>
        <w:tc>
          <w:tcPr>
            <w:tcW w:w="3460" w:type="dxa"/>
            <w:noWrap/>
            <w:hideMark/>
          </w:tcPr>
          <w:p w:rsidR="00B250E8" w:rsidRPr="00B250E8" w:rsidRDefault="00B250E8">
            <w:r w:rsidRPr="00B250E8">
              <w:t>ideducational_level</w:t>
            </w:r>
          </w:p>
        </w:tc>
        <w:tc>
          <w:tcPr>
            <w:tcW w:w="1180" w:type="dxa"/>
            <w:noWrap/>
            <w:hideMark/>
          </w:tcPr>
          <w:p w:rsidR="00B250E8" w:rsidRPr="00B250E8" w:rsidRDefault="00B250E8" w:rsidP="00B250E8">
            <w:r w:rsidRPr="00B250E8">
              <w:t>0,01</w:t>
            </w:r>
          </w:p>
        </w:tc>
        <w:tc>
          <w:tcPr>
            <w:tcW w:w="1109" w:type="dxa"/>
            <w:noWrap/>
            <w:hideMark/>
          </w:tcPr>
          <w:p w:rsidR="00B250E8" w:rsidRPr="00B250E8" w:rsidRDefault="00B250E8" w:rsidP="00B250E8">
            <w:r w:rsidRPr="00B250E8">
              <w:t>617085</w:t>
            </w:r>
          </w:p>
        </w:tc>
      </w:tr>
      <w:tr w:rsidR="00B250E8" w:rsidRPr="00B250E8" w:rsidTr="00B250E8">
        <w:trPr>
          <w:trHeight w:val="288"/>
        </w:trPr>
        <w:tc>
          <w:tcPr>
            <w:tcW w:w="3460" w:type="dxa"/>
            <w:noWrap/>
            <w:hideMark/>
          </w:tcPr>
          <w:p w:rsidR="00B250E8" w:rsidRPr="00B250E8" w:rsidRDefault="00B250E8">
            <w:r w:rsidRPr="00B250E8">
              <w:t>educational_level</w:t>
            </w:r>
          </w:p>
        </w:tc>
        <w:tc>
          <w:tcPr>
            <w:tcW w:w="1180" w:type="dxa"/>
            <w:noWrap/>
            <w:hideMark/>
          </w:tcPr>
          <w:p w:rsidR="00B250E8" w:rsidRPr="00B250E8" w:rsidRDefault="00B250E8" w:rsidP="00B250E8">
            <w:r w:rsidRPr="00B250E8">
              <w:t>0,01</w:t>
            </w:r>
          </w:p>
        </w:tc>
        <w:tc>
          <w:tcPr>
            <w:tcW w:w="1109" w:type="dxa"/>
            <w:noWrap/>
            <w:hideMark/>
          </w:tcPr>
          <w:p w:rsidR="00B250E8" w:rsidRPr="00B250E8" w:rsidRDefault="00B250E8" w:rsidP="00B250E8">
            <w:r w:rsidRPr="00B250E8">
              <w:t>617085</w:t>
            </w:r>
          </w:p>
        </w:tc>
      </w:tr>
      <w:tr w:rsidR="00B250E8" w:rsidRPr="00B250E8" w:rsidTr="00B250E8">
        <w:trPr>
          <w:trHeight w:val="288"/>
        </w:trPr>
        <w:tc>
          <w:tcPr>
            <w:tcW w:w="3460" w:type="dxa"/>
            <w:noWrap/>
            <w:hideMark/>
          </w:tcPr>
          <w:p w:rsidR="00B250E8" w:rsidRPr="00B250E8" w:rsidRDefault="00B250E8">
            <w:r w:rsidRPr="00B250E8">
              <w:t>idsector</w:t>
            </w:r>
          </w:p>
        </w:tc>
        <w:tc>
          <w:tcPr>
            <w:tcW w:w="1180" w:type="dxa"/>
            <w:noWrap/>
            <w:hideMark/>
          </w:tcPr>
          <w:p w:rsidR="00B250E8" w:rsidRPr="00B250E8" w:rsidRDefault="00B250E8" w:rsidP="00B250E8">
            <w:r w:rsidRPr="00B250E8">
              <w:t>0,01</w:t>
            </w:r>
          </w:p>
        </w:tc>
        <w:tc>
          <w:tcPr>
            <w:tcW w:w="1109" w:type="dxa"/>
            <w:noWrap/>
            <w:hideMark/>
          </w:tcPr>
          <w:p w:rsidR="00B250E8" w:rsidRPr="00B250E8" w:rsidRDefault="00B250E8" w:rsidP="00B250E8">
            <w:r w:rsidRPr="00B250E8">
              <w:t>408194</w:t>
            </w:r>
          </w:p>
        </w:tc>
      </w:tr>
      <w:tr w:rsidR="00B250E8" w:rsidRPr="00B250E8" w:rsidTr="00B250E8">
        <w:trPr>
          <w:trHeight w:val="288"/>
        </w:trPr>
        <w:tc>
          <w:tcPr>
            <w:tcW w:w="3460" w:type="dxa"/>
            <w:noWrap/>
            <w:hideMark/>
          </w:tcPr>
          <w:p w:rsidR="00B250E8" w:rsidRPr="00B250E8" w:rsidRDefault="00B250E8">
            <w:r w:rsidRPr="00B250E8">
              <w:t>sector</w:t>
            </w:r>
          </w:p>
        </w:tc>
        <w:tc>
          <w:tcPr>
            <w:tcW w:w="1180" w:type="dxa"/>
            <w:noWrap/>
            <w:hideMark/>
          </w:tcPr>
          <w:p w:rsidR="00B250E8" w:rsidRPr="00B250E8" w:rsidRDefault="00B250E8" w:rsidP="00B250E8">
            <w:r w:rsidRPr="00B250E8">
              <w:t>0,01</w:t>
            </w:r>
          </w:p>
        </w:tc>
        <w:tc>
          <w:tcPr>
            <w:tcW w:w="1109" w:type="dxa"/>
            <w:noWrap/>
            <w:hideMark/>
          </w:tcPr>
          <w:p w:rsidR="00B250E8" w:rsidRPr="00B250E8" w:rsidRDefault="00B250E8" w:rsidP="00B250E8">
            <w:r w:rsidRPr="00B250E8">
              <w:t>408194</w:t>
            </w:r>
          </w:p>
        </w:tc>
      </w:tr>
      <w:tr w:rsidR="00B250E8" w:rsidRPr="00B250E8" w:rsidTr="00B250E8">
        <w:trPr>
          <w:trHeight w:val="288"/>
        </w:trPr>
        <w:tc>
          <w:tcPr>
            <w:tcW w:w="3460" w:type="dxa"/>
            <w:noWrap/>
            <w:hideMark/>
          </w:tcPr>
          <w:p w:rsidR="00B250E8" w:rsidRPr="00B250E8" w:rsidRDefault="00B250E8">
            <w:r w:rsidRPr="00B250E8">
              <w:t>idmacro_sector</w:t>
            </w:r>
          </w:p>
        </w:tc>
        <w:tc>
          <w:tcPr>
            <w:tcW w:w="1180" w:type="dxa"/>
            <w:noWrap/>
            <w:hideMark/>
          </w:tcPr>
          <w:p w:rsidR="00B250E8" w:rsidRPr="00B250E8" w:rsidRDefault="00B250E8" w:rsidP="00B250E8">
            <w:r w:rsidRPr="00B250E8">
              <w:t>0,01</w:t>
            </w:r>
          </w:p>
        </w:tc>
        <w:tc>
          <w:tcPr>
            <w:tcW w:w="1109" w:type="dxa"/>
            <w:noWrap/>
            <w:hideMark/>
          </w:tcPr>
          <w:p w:rsidR="00B250E8" w:rsidRPr="00B250E8" w:rsidRDefault="00B250E8" w:rsidP="00B250E8">
            <w:r w:rsidRPr="00B250E8">
              <w:t>408194</w:t>
            </w:r>
          </w:p>
        </w:tc>
      </w:tr>
      <w:tr w:rsidR="00B250E8" w:rsidRPr="00B250E8" w:rsidTr="00B250E8">
        <w:trPr>
          <w:trHeight w:val="288"/>
        </w:trPr>
        <w:tc>
          <w:tcPr>
            <w:tcW w:w="3460" w:type="dxa"/>
            <w:noWrap/>
            <w:hideMark/>
          </w:tcPr>
          <w:p w:rsidR="00B250E8" w:rsidRPr="00B250E8" w:rsidRDefault="00B250E8">
            <w:r w:rsidRPr="00B250E8">
              <w:t>macro_sector</w:t>
            </w:r>
          </w:p>
        </w:tc>
        <w:tc>
          <w:tcPr>
            <w:tcW w:w="1180" w:type="dxa"/>
            <w:noWrap/>
            <w:hideMark/>
          </w:tcPr>
          <w:p w:rsidR="00B250E8" w:rsidRPr="00B250E8" w:rsidRDefault="00B250E8" w:rsidP="00B250E8">
            <w:r w:rsidRPr="00B250E8">
              <w:t>0,01</w:t>
            </w:r>
          </w:p>
        </w:tc>
        <w:tc>
          <w:tcPr>
            <w:tcW w:w="1109" w:type="dxa"/>
            <w:noWrap/>
            <w:hideMark/>
          </w:tcPr>
          <w:p w:rsidR="00B250E8" w:rsidRPr="00B250E8" w:rsidRDefault="00B250E8" w:rsidP="00B250E8">
            <w:r w:rsidRPr="00B250E8">
              <w:t>408194</w:t>
            </w:r>
          </w:p>
        </w:tc>
      </w:tr>
      <w:tr w:rsidR="00B250E8" w:rsidRPr="00B250E8" w:rsidTr="00B250E8">
        <w:trPr>
          <w:trHeight w:val="288"/>
        </w:trPr>
        <w:tc>
          <w:tcPr>
            <w:tcW w:w="3460" w:type="dxa"/>
            <w:noWrap/>
            <w:hideMark/>
          </w:tcPr>
          <w:p w:rsidR="00B250E8" w:rsidRPr="00B250E8" w:rsidRDefault="00B250E8">
            <w:r w:rsidRPr="00B250E8">
              <w:t>idcategory_sector</w:t>
            </w:r>
          </w:p>
        </w:tc>
        <w:tc>
          <w:tcPr>
            <w:tcW w:w="1180" w:type="dxa"/>
            <w:noWrap/>
            <w:hideMark/>
          </w:tcPr>
          <w:p w:rsidR="00B250E8" w:rsidRPr="00B250E8" w:rsidRDefault="00B250E8" w:rsidP="00B250E8">
            <w:r w:rsidRPr="00B250E8">
              <w:t>0,01</w:t>
            </w:r>
          </w:p>
        </w:tc>
        <w:tc>
          <w:tcPr>
            <w:tcW w:w="1109" w:type="dxa"/>
            <w:noWrap/>
            <w:hideMark/>
          </w:tcPr>
          <w:p w:rsidR="00B250E8" w:rsidRPr="00B250E8" w:rsidRDefault="00B250E8" w:rsidP="00B250E8">
            <w:r w:rsidRPr="00B250E8">
              <w:t>408194</w:t>
            </w:r>
          </w:p>
        </w:tc>
      </w:tr>
      <w:tr w:rsidR="00B250E8" w:rsidRPr="00B250E8" w:rsidTr="00B250E8">
        <w:trPr>
          <w:trHeight w:val="288"/>
        </w:trPr>
        <w:tc>
          <w:tcPr>
            <w:tcW w:w="3460" w:type="dxa"/>
            <w:noWrap/>
            <w:hideMark/>
          </w:tcPr>
          <w:p w:rsidR="00B250E8" w:rsidRPr="00B250E8" w:rsidRDefault="00B250E8">
            <w:r w:rsidRPr="00B250E8">
              <w:t>category_sector</w:t>
            </w:r>
          </w:p>
        </w:tc>
        <w:tc>
          <w:tcPr>
            <w:tcW w:w="1180" w:type="dxa"/>
            <w:noWrap/>
            <w:hideMark/>
          </w:tcPr>
          <w:p w:rsidR="00B250E8" w:rsidRPr="00B250E8" w:rsidRDefault="00B250E8" w:rsidP="00B250E8">
            <w:r w:rsidRPr="00B250E8">
              <w:t>0,01</w:t>
            </w:r>
          </w:p>
        </w:tc>
        <w:tc>
          <w:tcPr>
            <w:tcW w:w="1109" w:type="dxa"/>
            <w:noWrap/>
            <w:hideMark/>
          </w:tcPr>
          <w:p w:rsidR="00B250E8" w:rsidRPr="00B250E8" w:rsidRDefault="00B250E8" w:rsidP="00B250E8">
            <w:r w:rsidRPr="00B250E8">
              <w:t>408194</w:t>
            </w:r>
          </w:p>
        </w:tc>
      </w:tr>
      <w:tr w:rsidR="00B250E8" w:rsidRPr="00B250E8" w:rsidTr="00B250E8">
        <w:trPr>
          <w:trHeight w:val="288"/>
        </w:trPr>
        <w:tc>
          <w:tcPr>
            <w:tcW w:w="3460" w:type="dxa"/>
            <w:noWrap/>
            <w:hideMark/>
          </w:tcPr>
          <w:p w:rsidR="00B250E8" w:rsidRPr="00B250E8" w:rsidRDefault="00B250E8">
            <w:r w:rsidRPr="00B250E8">
              <w:t>idsalary</w:t>
            </w:r>
          </w:p>
        </w:tc>
        <w:tc>
          <w:tcPr>
            <w:tcW w:w="1180" w:type="dxa"/>
            <w:noWrap/>
            <w:hideMark/>
          </w:tcPr>
          <w:p w:rsidR="00B250E8" w:rsidRPr="00B250E8" w:rsidRDefault="00B250E8" w:rsidP="00B250E8">
            <w:r w:rsidRPr="00B250E8">
              <w:t>0,91</w:t>
            </w:r>
          </w:p>
        </w:tc>
        <w:tc>
          <w:tcPr>
            <w:tcW w:w="1109" w:type="dxa"/>
            <w:noWrap/>
            <w:hideMark/>
          </w:tcPr>
          <w:p w:rsidR="00B250E8" w:rsidRPr="00B250E8" w:rsidRDefault="00B250E8" w:rsidP="00B250E8">
            <w:r w:rsidRPr="00B250E8">
              <w:t>40229901</w:t>
            </w:r>
          </w:p>
        </w:tc>
      </w:tr>
      <w:tr w:rsidR="00B250E8" w:rsidRPr="00B250E8" w:rsidTr="00B250E8">
        <w:trPr>
          <w:trHeight w:val="288"/>
        </w:trPr>
        <w:tc>
          <w:tcPr>
            <w:tcW w:w="3460" w:type="dxa"/>
            <w:noWrap/>
            <w:hideMark/>
          </w:tcPr>
          <w:p w:rsidR="00B250E8" w:rsidRPr="00B250E8" w:rsidRDefault="00B250E8">
            <w:r w:rsidRPr="00B250E8">
              <w:lastRenderedPageBreak/>
              <w:t>salary</w:t>
            </w:r>
          </w:p>
        </w:tc>
        <w:tc>
          <w:tcPr>
            <w:tcW w:w="1180" w:type="dxa"/>
            <w:noWrap/>
            <w:hideMark/>
          </w:tcPr>
          <w:p w:rsidR="00B250E8" w:rsidRPr="00B250E8" w:rsidRDefault="00B250E8" w:rsidP="00B250E8">
            <w:r w:rsidRPr="00B250E8">
              <w:t>0,91</w:t>
            </w:r>
          </w:p>
        </w:tc>
        <w:tc>
          <w:tcPr>
            <w:tcW w:w="1109" w:type="dxa"/>
            <w:noWrap/>
            <w:hideMark/>
          </w:tcPr>
          <w:p w:rsidR="00B250E8" w:rsidRPr="00B250E8" w:rsidRDefault="00B250E8" w:rsidP="00B250E8">
            <w:r w:rsidRPr="00B250E8">
              <w:t>40229901</w:t>
            </w:r>
          </w:p>
        </w:tc>
      </w:tr>
      <w:tr w:rsidR="00B250E8" w:rsidRPr="00B250E8" w:rsidTr="00B250E8">
        <w:trPr>
          <w:trHeight w:val="288"/>
        </w:trPr>
        <w:tc>
          <w:tcPr>
            <w:tcW w:w="3460" w:type="dxa"/>
            <w:noWrap/>
            <w:hideMark/>
          </w:tcPr>
          <w:p w:rsidR="00B250E8" w:rsidRPr="00B250E8" w:rsidRDefault="00B250E8">
            <w:r w:rsidRPr="00B250E8">
              <w:t>idworking_hours</w:t>
            </w:r>
          </w:p>
        </w:tc>
        <w:tc>
          <w:tcPr>
            <w:tcW w:w="1180" w:type="dxa"/>
            <w:noWrap/>
            <w:hideMark/>
          </w:tcPr>
          <w:p w:rsidR="00B250E8" w:rsidRPr="00B250E8" w:rsidRDefault="00B250E8" w:rsidP="00B250E8">
            <w:r w:rsidRPr="00B250E8">
              <w:t>0,26</w:t>
            </w:r>
          </w:p>
        </w:tc>
        <w:tc>
          <w:tcPr>
            <w:tcW w:w="1109" w:type="dxa"/>
            <w:noWrap/>
            <w:hideMark/>
          </w:tcPr>
          <w:p w:rsidR="00B250E8" w:rsidRPr="00B250E8" w:rsidRDefault="00B250E8" w:rsidP="00B250E8">
            <w:r w:rsidRPr="00B250E8">
              <w:t>11320891</w:t>
            </w:r>
          </w:p>
        </w:tc>
      </w:tr>
      <w:tr w:rsidR="00B250E8" w:rsidRPr="00B250E8" w:rsidTr="00B250E8">
        <w:trPr>
          <w:trHeight w:val="288"/>
        </w:trPr>
        <w:tc>
          <w:tcPr>
            <w:tcW w:w="3460" w:type="dxa"/>
            <w:noWrap/>
            <w:hideMark/>
          </w:tcPr>
          <w:p w:rsidR="00B250E8" w:rsidRPr="00B250E8" w:rsidRDefault="00B250E8">
            <w:r w:rsidRPr="00B250E8">
              <w:t>working_hours</w:t>
            </w:r>
          </w:p>
        </w:tc>
        <w:tc>
          <w:tcPr>
            <w:tcW w:w="1180" w:type="dxa"/>
            <w:noWrap/>
            <w:hideMark/>
          </w:tcPr>
          <w:p w:rsidR="00B250E8" w:rsidRPr="00B250E8" w:rsidRDefault="00B250E8" w:rsidP="00B250E8">
            <w:r w:rsidRPr="00B250E8">
              <w:t>0,26</w:t>
            </w:r>
          </w:p>
        </w:tc>
        <w:tc>
          <w:tcPr>
            <w:tcW w:w="1109" w:type="dxa"/>
            <w:noWrap/>
            <w:hideMark/>
          </w:tcPr>
          <w:p w:rsidR="00B250E8" w:rsidRPr="00B250E8" w:rsidRDefault="00B250E8" w:rsidP="00B250E8">
            <w:r w:rsidRPr="00B250E8">
              <w:t>11320891</w:t>
            </w:r>
          </w:p>
        </w:tc>
      </w:tr>
      <w:tr w:rsidR="00B250E8" w:rsidRPr="00B250E8" w:rsidTr="00B250E8">
        <w:trPr>
          <w:trHeight w:val="288"/>
        </w:trPr>
        <w:tc>
          <w:tcPr>
            <w:tcW w:w="3460" w:type="dxa"/>
            <w:noWrap/>
            <w:hideMark/>
          </w:tcPr>
          <w:p w:rsidR="00B250E8" w:rsidRPr="00B250E8" w:rsidRDefault="00B250E8">
            <w:r w:rsidRPr="00B250E8">
              <w:t>idexperience</w:t>
            </w:r>
          </w:p>
        </w:tc>
        <w:tc>
          <w:tcPr>
            <w:tcW w:w="1180" w:type="dxa"/>
            <w:noWrap/>
            <w:hideMark/>
          </w:tcPr>
          <w:p w:rsidR="00B250E8" w:rsidRPr="00B250E8" w:rsidRDefault="00B250E8" w:rsidP="00B250E8">
            <w:r w:rsidRPr="00B250E8">
              <w:t>0,72</w:t>
            </w:r>
          </w:p>
        </w:tc>
        <w:tc>
          <w:tcPr>
            <w:tcW w:w="1109" w:type="dxa"/>
            <w:noWrap/>
            <w:hideMark/>
          </w:tcPr>
          <w:p w:rsidR="00B250E8" w:rsidRPr="00B250E8" w:rsidRDefault="00B250E8" w:rsidP="00B250E8">
            <w:r w:rsidRPr="00B250E8">
              <w:t>31969378</w:t>
            </w:r>
          </w:p>
        </w:tc>
      </w:tr>
      <w:tr w:rsidR="00B250E8" w:rsidRPr="00B250E8" w:rsidTr="00B250E8">
        <w:trPr>
          <w:trHeight w:val="288"/>
        </w:trPr>
        <w:tc>
          <w:tcPr>
            <w:tcW w:w="3460" w:type="dxa"/>
            <w:noWrap/>
            <w:hideMark/>
          </w:tcPr>
          <w:p w:rsidR="00B250E8" w:rsidRPr="00B250E8" w:rsidRDefault="00B250E8">
            <w:r w:rsidRPr="00B250E8">
              <w:t>experience</w:t>
            </w:r>
          </w:p>
        </w:tc>
        <w:tc>
          <w:tcPr>
            <w:tcW w:w="1180" w:type="dxa"/>
            <w:noWrap/>
            <w:hideMark/>
          </w:tcPr>
          <w:p w:rsidR="00B250E8" w:rsidRPr="00B250E8" w:rsidRDefault="00B250E8" w:rsidP="00B250E8">
            <w:r w:rsidRPr="00B250E8">
              <w:t>0,72</w:t>
            </w:r>
          </w:p>
        </w:tc>
        <w:tc>
          <w:tcPr>
            <w:tcW w:w="1109" w:type="dxa"/>
            <w:noWrap/>
            <w:hideMark/>
          </w:tcPr>
          <w:p w:rsidR="00B250E8" w:rsidRPr="00B250E8" w:rsidRDefault="00B250E8" w:rsidP="00B250E8">
            <w:r w:rsidRPr="00B250E8">
              <w:t>31969378</w:t>
            </w:r>
          </w:p>
        </w:tc>
      </w:tr>
      <w:tr w:rsidR="00B250E8" w:rsidRPr="00B250E8" w:rsidTr="00B250E8">
        <w:trPr>
          <w:trHeight w:val="288"/>
        </w:trPr>
        <w:tc>
          <w:tcPr>
            <w:tcW w:w="3460" w:type="dxa"/>
            <w:noWrap/>
            <w:hideMark/>
          </w:tcPr>
          <w:p w:rsidR="00B250E8" w:rsidRPr="00B250E8" w:rsidRDefault="00B250E8">
            <w:r w:rsidRPr="00B250E8">
              <w:t>source_category</w:t>
            </w:r>
          </w:p>
        </w:tc>
        <w:tc>
          <w:tcPr>
            <w:tcW w:w="1180" w:type="dxa"/>
            <w:noWrap/>
            <w:hideMark/>
          </w:tcPr>
          <w:p w:rsidR="00B250E8" w:rsidRPr="00B250E8" w:rsidRDefault="00B250E8" w:rsidP="00B250E8">
            <w:r w:rsidRPr="00B250E8">
              <w:t>0</w:t>
            </w:r>
          </w:p>
        </w:tc>
        <w:tc>
          <w:tcPr>
            <w:tcW w:w="1109" w:type="dxa"/>
            <w:noWrap/>
            <w:hideMark/>
          </w:tcPr>
          <w:p w:rsidR="00B250E8" w:rsidRPr="00B250E8" w:rsidRDefault="00B250E8" w:rsidP="00B250E8">
            <w:r w:rsidRPr="00B250E8">
              <w:t>0</w:t>
            </w:r>
          </w:p>
        </w:tc>
      </w:tr>
      <w:tr w:rsidR="00B250E8" w:rsidRPr="00B250E8" w:rsidTr="00B250E8">
        <w:trPr>
          <w:trHeight w:val="288"/>
        </w:trPr>
        <w:tc>
          <w:tcPr>
            <w:tcW w:w="3460" w:type="dxa"/>
            <w:noWrap/>
            <w:hideMark/>
          </w:tcPr>
          <w:p w:rsidR="00B250E8" w:rsidRPr="00B250E8" w:rsidRDefault="00B250E8">
            <w:r w:rsidRPr="00B250E8">
              <w:t>sourcecountry</w:t>
            </w:r>
          </w:p>
        </w:tc>
        <w:tc>
          <w:tcPr>
            <w:tcW w:w="1180" w:type="dxa"/>
            <w:noWrap/>
            <w:hideMark/>
          </w:tcPr>
          <w:p w:rsidR="00B250E8" w:rsidRPr="00B250E8" w:rsidRDefault="00B250E8" w:rsidP="00B250E8">
            <w:r w:rsidRPr="00B250E8">
              <w:t>0</w:t>
            </w:r>
          </w:p>
        </w:tc>
        <w:tc>
          <w:tcPr>
            <w:tcW w:w="1109" w:type="dxa"/>
            <w:noWrap/>
            <w:hideMark/>
          </w:tcPr>
          <w:p w:rsidR="00B250E8" w:rsidRPr="00B250E8" w:rsidRDefault="00B250E8" w:rsidP="00B250E8">
            <w:r w:rsidRPr="00B250E8">
              <w:t>0</w:t>
            </w:r>
          </w:p>
        </w:tc>
      </w:tr>
      <w:tr w:rsidR="00B250E8" w:rsidRPr="00B250E8" w:rsidTr="00B250E8">
        <w:trPr>
          <w:trHeight w:val="288"/>
        </w:trPr>
        <w:tc>
          <w:tcPr>
            <w:tcW w:w="3460" w:type="dxa"/>
            <w:noWrap/>
            <w:hideMark/>
          </w:tcPr>
          <w:p w:rsidR="00B250E8" w:rsidRPr="00B250E8" w:rsidRDefault="00B250E8">
            <w:r w:rsidRPr="00B250E8">
              <w:t>source</w:t>
            </w:r>
          </w:p>
        </w:tc>
        <w:tc>
          <w:tcPr>
            <w:tcW w:w="1180" w:type="dxa"/>
            <w:noWrap/>
            <w:hideMark/>
          </w:tcPr>
          <w:p w:rsidR="00B250E8" w:rsidRPr="00B250E8" w:rsidRDefault="00B250E8" w:rsidP="00B250E8">
            <w:r w:rsidRPr="00B250E8">
              <w:t>0</w:t>
            </w:r>
          </w:p>
        </w:tc>
        <w:tc>
          <w:tcPr>
            <w:tcW w:w="1109" w:type="dxa"/>
            <w:noWrap/>
            <w:hideMark/>
          </w:tcPr>
          <w:p w:rsidR="00B250E8" w:rsidRPr="00B250E8" w:rsidRDefault="00B250E8" w:rsidP="00B250E8">
            <w:r w:rsidRPr="00B250E8">
              <w:t>0</w:t>
            </w:r>
          </w:p>
        </w:tc>
      </w:tr>
      <w:tr w:rsidR="00B250E8" w:rsidRPr="00B250E8" w:rsidTr="00B250E8">
        <w:trPr>
          <w:trHeight w:val="288"/>
        </w:trPr>
        <w:tc>
          <w:tcPr>
            <w:tcW w:w="3460" w:type="dxa"/>
            <w:noWrap/>
            <w:hideMark/>
          </w:tcPr>
          <w:p w:rsidR="00B250E8" w:rsidRPr="00B250E8" w:rsidRDefault="00B250E8">
            <w:r w:rsidRPr="00B250E8">
              <w:t>site</w:t>
            </w:r>
          </w:p>
        </w:tc>
        <w:tc>
          <w:tcPr>
            <w:tcW w:w="1180" w:type="dxa"/>
            <w:noWrap/>
            <w:hideMark/>
          </w:tcPr>
          <w:p w:rsidR="00B250E8" w:rsidRPr="00B250E8" w:rsidRDefault="00B250E8" w:rsidP="00B250E8">
            <w:r w:rsidRPr="00B250E8">
              <w:t>0</w:t>
            </w:r>
          </w:p>
        </w:tc>
        <w:tc>
          <w:tcPr>
            <w:tcW w:w="1109" w:type="dxa"/>
            <w:noWrap/>
            <w:hideMark/>
          </w:tcPr>
          <w:p w:rsidR="00B250E8" w:rsidRPr="00B250E8" w:rsidRDefault="00B250E8" w:rsidP="00B250E8">
            <w:r w:rsidRPr="00B250E8">
              <w:t>0</w:t>
            </w:r>
          </w:p>
        </w:tc>
      </w:tr>
      <w:tr w:rsidR="00B250E8" w:rsidRPr="00B250E8" w:rsidTr="00B250E8">
        <w:trPr>
          <w:trHeight w:val="288"/>
        </w:trPr>
        <w:tc>
          <w:tcPr>
            <w:tcW w:w="3460" w:type="dxa"/>
            <w:noWrap/>
            <w:hideMark/>
          </w:tcPr>
          <w:p w:rsidR="00B250E8" w:rsidRPr="00B250E8" w:rsidRDefault="00B250E8">
            <w:r w:rsidRPr="00B250E8">
              <w:t>companyname</w:t>
            </w:r>
          </w:p>
        </w:tc>
        <w:tc>
          <w:tcPr>
            <w:tcW w:w="1180" w:type="dxa"/>
            <w:noWrap/>
            <w:hideMark/>
          </w:tcPr>
          <w:p w:rsidR="00B250E8" w:rsidRPr="00B250E8" w:rsidRDefault="00B250E8" w:rsidP="00B250E8">
            <w:r w:rsidRPr="00B250E8">
              <w:t>0,11</w:t>
            </w:r>
          </w:p>
        </w:tc>
        <w:tc>
          <w:tcPr>
            <w:tcW w:w="1109" w:type="dxa"/>
            <w:noWrap/>
            <w:hideMark/>
          </w:tcPr>
          <w:p w:rsidR="00B250E8" w:rsidRPr="00B250E8" w:rsidRDefault="00B250E8" w:rsidP="00B250E8">
            <w:r w:rsidRPr="00B250E8">
              <w:t>4792833</w:t>
            </w:r>
          </w:p>
        </w:tc>
      </w:tr>
    </w:tbl>
    <w:p w:rsidR="00093B83" w:rsidRPr="00093B83" w:rsidRDefault="00093B83" w:rsidP="00093B83">
      <w:pPr>
        <w:rPr>
          <w:lang w:val="en-US"/>
        </w:rPr>
      </w:pPr>
    </w:p>
    <w:p w:rsidR="00816A20" w:rsidRDefault="00B250E8" w:rsidP="00B250E8">
      <w:pPr>
        <w:pStyle w:val="berschrift2"/>
        <w:rPr>
          <w:lang w:val="en-US"/>
        </w:rPr>
      </w:pPr>
      <w:r>
        <w:rPr>
          <w:lang w:val="en-US"/>
        </w:rPr>
        <w:t>Missings after deduplication</w:t>
      </w:r>
    </w:p>
    <w:p w:rsidR="00B250E8" w:rsidRDefault="00B250E8" w:rsidP="00B250E8">
      <w:pPr>
        <w:rPr>
          <w:lang w:val="en-US"/>
        </w:rPr>
      </w:pPr>
    </w:p>
    <w:p w:rsidR="00B250E8" w:rsidRDefault="00B250E8" w:rsidP="00B250E8">
      <w:pPr>
        <w:rPr>
          <w:lang w:val="en-US"/>
        </w:rPr>
      </w:pPr>
      <w:r>
        <w:rPr>
          <w:lang w:val="en-US"/>
        </w:rPr>
        <w:fldChar w:fldCharType="begin"/>
      </w:r>
      <w:r>
        <w:rPr>
          <w:lang w:val="en-US"/>
        </w:rPr>
        <w:instrText xml:space="preserve"> REF _Ref49440687 \h </w:instrText>
      </w:r>
      <w:r>
        <w:rPr>
          <w:lang w:val="en-US"/>
        </w:rPr>
      </w:r>
      <w:r>
        <w:rPr>
          <w:lang w:val="en-US"/>
        </w:rPr>
        <w:fldChar w:fldCharType="separate"/>
      </w:r>
      <w:r w:rsidRPr="00635745">
        <w:rPr>
          <w:lang w:val="en-GB"/>
        </w:rPr>
        <w:t xml:space="preserve">Table </w:t>
      </w:r>
      <w:r w:rsidRPr="00635745">
        <w:rPr>
          <w:noProof/>
          <w:lang w:val="en-GB"/>
        </w:rPr>
        <w:t>3</w:t>
      </w:r>
      <w:r>
        <w:rPr>
          <w:lang w:val="en-US"/>
        </w:rPr>
        <w:fldChar w:fldCharType="end"/>
      </w:r>
      <w:r>
        <w:rPr>
          <w:lang w:val="en-US"/>
        </w:rPr>
        <w:t xml:space="preserve"> shows the counts and shares of missing </w:t>
      </w:r>
      <w:r w:rsidR="00B519E8">
        <w:rPr>
          <w:lang w:val="en-US"/>
        </w:rPr>
        <w:t xml:space="preserve">attributes after having dropped all observations marked as duplicates and cleaned some data inconsistencies. Most notable, there are no observations left with missing company names. </w:t>
      </w:r>
    </w:p>
    <w:p w:rsidR="00B250E8" w:rsidRDefault="00B250E8" w:rsidP="00B250E8">
      <w:pPr>
        <w:pStyle w:val="Beschriftung"/>
        <w:keepNext/>
      </w:pPr>
      <w:bookmarkStart w:id="16" w:name="_Ref49440687"/>
      <w:r>
        <w:t xml:space="preserve">Table </w:t>
      </w:r>
      <w:r w:rsidR="00435BE2">
        <w:fldChar w:fldCharType="begin"/>
      </w:r>
      <w:r w:rsidR="00435BE2">
        <w:instrText xml:space="preserve"> SEQ Table \* ARABIC </w:instrText>
      </w:r>
      <w:r w:rsidR="00435BE2">
        <w:fldChar w:fldCharType="separate"/>
      </w:r>
      <w:r>
        <w:rPr>
          <w:noProof/>
        </w:rPr>
        <w:t>3</w:t>
      </w:r>
      <w:r w:rsidR="00435BE2">
        <w:rPr>
          <w:noProof/>
        </w:rPr>
        <w:fldChar w:fldCharType="end"/>
      </w:r>
      <w:bookmarkEnd w:id="16"/>
      <w:r>
        <w:t xml:space="preserve"> Missings after deduplication</w:t>
      </w:r>
    </w:p>
    <w:tbl>
      <w:tblPr>
        <w:tblStyle w:val="Tabellenraster"/>
        <w:tblW w:w="0" w:type="auto"/>
        <w:tblLook w:val="04A0" w:firstRow="1" w:lastRow="0" w:firstColumn="1" w:lastColumn="0" w:noHBand="0" w:noVBand="1"/>
      </w:tblPr>
      <w:tblGrid>
        <w:gridCol w:w="3539"/>
        <w:gridCol w:w="1134"/>
        <w:gridCol w:w="1109"/>
      </w:tblGrid>
      <w:tr w:rsidR="00B250E8" w:rsidRPr="00B250E8" w:rsidTr="00B250E8">
        <w:trPr>
          <w:trHeight w:val="288"/>
        </w:trPr>
        <w:tc>
          <w:tcPr>
            <w:tcW w:w="3539" w:type="dxa"/>
            <w:noWrap/>
            <w:hideMark/>
          </w:tcPr>
          <w:p w:rsidR="00B250E8" w:rsidRPr="00B250E8" w:rsidRDefault="00B250E8">
            <w:r w:rsidRPr="00B250E8">
              <w:t>variable</w:t>
            </w:r>
          </w:p>
        </w:tc>
        <w:tc>
          <w:tcPr>
            <w:tcW w:w="1134" w:type="dxa"/>
            <w:noWrap/>
            <w:hideMark/>
          </w:tcPr>
          <w:p w:rsidR="00B250E8" w:rsidRPr="00B250E8" w:rsidRDefault="00B250E8">
            <w:r w:rsidRPr="00B250E8">
              <w:t>share</w:t>
            </w:r>
          </w:p>
        </w:tc>
        <w:tc>
          <w:tcPr>
            <w:tcW w:w="1109" w:type="dxa"/>
            <w:noWrap/>
            <w:hideMark/>
          </w:tcPr>
          <w:p w:rsidR="00B250E8" w:rsidRPr="00B250E8" w:rsidRDefault="00B250E8">
            <w:r w:rsidRPr="00B250E8">
              <w:t>na_count</w:t>
            </w:r>
          </w:p>
        </w:tc>
      </w:tr>
      <w:tr w:rsidR="00B250E8" w:rsidRPr="00B250E8" w:rsidTr="00B250E8">
        <w:trPr>
          <w:trHeight w:val="288"/>
        </w:trPr>
        <w:tc>
          <w:tcPr>
            <w:tcW w:w="3539" w:type="dxa"/>
            <w:noWrap/>
            <w:hideMark/>
          </w:tcPr>
          <w:p w:rsidR="00B250E8" w:rsidRPr="00B250E8" w:rsidRDefault="00B250E8">
            <w:r w:rsidRPr="00B250E8">
              <w:t>general_id</w:t>
            </w:r>
          </w:p>
        </w:tc>
        <w:tc>
          <w:tcPr>
            <w:tcW w:w="1134" w:type="dxa"/>
            <w:noWrap/>
            <w:hideMark/>
          </w:tcPr>
          <w:p w:rsidR="00B250E8" w:rsidRPr="00B250E8" w:rsidRDefault="00B250E8" w:rsidP="00B250E8">
            <w:r w:rsidRPr="00B250E8">
              <w:t>0</w:t>
            </w:r>
          </w:p>
        </w:tc>
        <w:tc>
          <w:tcPr>
            <w:tcW w:w="1109" w:type="dxa"/>
            <w:noWrap/>
            <w:hideMark/>
          </w:tcPr>
          <w:p w:rsidR="00B250E8" w:rsidRPr="00B250E8" w:rsidRDefault="00B250E8" w:rsidP="00B250E8">
            <w:r w:rsidRPr="00B250E8">
              <w:t>0</w:t>
            </w:r>
          </w:p>
        </w:tc>
      </w:tr>
      <w:tr w:rsidR="00B250E8" w:rsidRPr="00B250E8" w:rsidTr="00B250E8">
        <w:trPr>
          <w:trHeight w:val="288"/>
        </w:trPr>
        <w:tc>
          <w:tcPr>
            <w:tcW w:w="3539" w:type="dxa"/>
            <w:noWrap/>
            <w:hideMark/>
          </w:tcPr>
          <w:p w:rsidR="00B250E8" w:rsidRPr="00B250E8" w:rsidRDefault="00B250E8">
            <w:r w:rsidRPr="00B250E8">
              <w:t>grab_date</w:t>
            </w:r>
          </w:p>
        </w:tc>
        <w:tc>
          <w:tcPr>
            <w:tcW w:w="1134" w:type="dxa"/>
            <w:noWrap/>
            <w:hideMark/>
          </w:tcPr>
          <w:p w:rsidR="00B250E8" w:rsidRPr="00B250E8" w:rsidRDefault="00B250E8" w:rsidP="00B250E8">
            <w:r w:rsidRPr="00B250E8">
              <w:t>0</w:t>
            </w:r>
          </w:p>
        </w:tc>
        <w:tc>
          <w:tcPr>
            <w:tcW w:w="1109" w:type="dxa"/>
            <w:noWrap/>
            <w:hideMark/>
          </w:tcPr>
          <w:p w:rsidR="00B250E8" w:rsidRPr="00B250E8" w:rsidRDefault="00B250E8" w:rsidP="00B250E8">
            <w:r w:rsidRPr="00B250E8">
              <w:t>0</w:t>
            </w:r>
          </w:p>
        </w:tc>
      </w:tr>
      <w:tr w:rsidR="00B250E8" w:rsidRPr="00B250E8" w:rsidTr="00B250E8">
        <w:trPr>
          <w:trHeight w:val="288"/>
        </w:trPr>
        <w:tc>
          <w:tcPr>
            <w:tcW w:w="3539" w:type="dxa"/>
            <w:noWrap/>
            <w:hideMark/>
          </w:tcPr>
          <w:p w:rsidR="00B250E8" w:rsidRPr="00B250E8" w:rsidRDefault="00B250E8">
            <w:r w:rsidRPr="00B250E8">
              <w:t>year_grab_date</w:t>
            </w:r>
          </w:p>
        </w:tc>
        <w:tc>
          <w:tcPr>
            <w:tcW w:w="1134" w:type="dxa"/>
            <w:noWrap/>
            <w:hideMark/>
          </w:tcPr>
          <w:p w:rsidR="00B250E8" w:rsidRPr="00B250E8" w:rsidRDefault="00B250E8" w:rsidP="00B250E8">
            <w:r w:rsidRPr="00B250E8">
              <w:t>0</w:t>
            </w:r>
          </w:p>
        </w:tc>
        <w:tc>
          <w:tcPr>
            <w:tcW w:w="1109" w:type="dxa"/>
            <w:noWrap/>
            <w:hideMark/>
          </w:tcPr>
          <w:p w:rsidR="00B250E8" w:rsidRPr="00B250E8" w:rsidRDefault="00B250E8" w:rsidP="00B250E8">
            <w:r w:rsidRPr="00B250E8">
              <w:t>0</w:t>
            </w:r>
          </w:p>
        </w:tc>
      </w:tr>
      <w:tr w:rsidR="00B250E8" w:rsidRPr="00B250E8" w:rsidTr="00B250E8">
        <w:trPr>
          <w:trHeight w:val="288"/>
        </w:trPr>
        <w:tc>
          <w:tcPr>
            <w:tcW w:w="3539" w:type="dxa"/>
            <w:noWrap/>
            <w:hideMark/>
          </w:tcPr>
          <w:p w:rsidR="00B250E8" w:rsidRPr="00B250E8" w:rsidRDefault="00B250E8">
            <w:r w:rsidRPr="00B250E8">
              <w:t>month_grab_date</w:t>
            </w:r>
          </w:p>
        </w:tc>
        <w:tc>
          <w:tcPr>
            <w:tcW w:w="1134" w:type="dxa"/>
            <w:noWrap/>
            <w:hideMark/>
          </w:tcPr>
          <w:p w:rsidR="00B250E8" w:rsidRPr="00B250E8" w:rsidRDefault="00B250E8" w:rsidP="00B250E8">
            <w:r w:rsidRPr="00B250E8">
              <w:t>0</w:t>
            </w:r>
          </w:p>
        </w:tc>
        <w:tc>
          <w:tcPr>
            <w:tcW w:w="1109" w:type="dxa"/>
            <w:noWrap/>
            <w:hideMark/>
          </w:tcPr>
          <w:p w:rsidR="00B250E8" w:rsidRPr="00B250E8" w:rsidRDefault="00B250E8" w:rsidP="00B250E8">
            <w:r w:rsidRPr="00B250E8">
              <w:t>0</w:t>
            </w:r>
          </w:p>
        </w:tc>
      </w:tr>
      <w:tr w:rsidR="00B250E8" w:rsidRPr="00B250E8" w:rsidTr="00B250E8">
        <w:trPr>
          <w:trHeight w:val="288"/>
        </w:trPr>
        <w:tc>
          <w:tcPr>
            <w:tcW w:w="3539" w:type="dxa"/>
            <w:noWrap/>
            <w:hideMark/>
          </w:tcPr>
          <w:p w:rsidR="00B250E8" w:rsidRPr="00B250E8" w:rsidRDefault="00B250E8">
            <w:r w:rsidRPr="00B250E8">
              <w:t>day_grab_date</w:t>
            </w:r>
          </w:p>
        </w:tc>
        <w:tc>
          <w:tcPr>
            <w:tcW w:w="1134" w:type="dxa"/>
            <w:noWrap/>
            <w:hideMark/>
          </w:tcPr>
          <w:p w:rsidR="00B250E8" w:rsidRPr="00B250E8" w:rsidRDefault="00B250E8" w:rsidP="00B250E8">
            <w:r w:rsidRPr="00B250E8">
              <w:t>0</w:t>
            </w:r>
          </w:p>
        </w:tc>
        <w:tc>
          <w:tcPr>
            <w:tcW w:w="1109" w:type="dxa"/>
            <w:noWrap/>
            <w:hideMark/>
          </w:tcPr>
          <w:p w:rsidR="00B250E8" w:rsidRPr="00B250E8" w:rsidRDefault="00B250E8" w:rsidP="00B250E8">
            <w:r w:rsidRPr="00B250E8">
              <w:t>0</w:t>
            </w:r>
          </w:p>
        </w:tc>
      </w:tr>
      <w:tr w:rsidR="00B250E8" w:rsidRPr="00B250E8" w:rsidTr="00B250E8">
        <w:trPr>
          <w:trHeight w:val="288"/>
        </w:trPr>
        <w:tc>
          <w:tcPr>
            <w:tcW w:w="3539" w:type="dxa"/>
            <w:noWrap/>
            <w:hideMark/>
          </w:tcPr>
          <w:p w:rsidR="00B250E8" w:rsidRPr="00B250E8" w:rsidRDefault="00B250E8">
            <w:r w:rsidRPr="00B250E8">
              <w:t>expire_date</w:t>
            </w:r>
          </w:p>
        </w:tc>
        <w:tc>
          <w:tcPr>
            <w:tcW w:w="1134" w:type="dxa"/>
            <w:noWrap/>
            <w:hideMark/>
          </w:tcPr>
          <w:p w:rsidR="00B250E8" w:rsidRPr="00B250E8" w:rsidRDefault="00B250E8" w:rsidP="00B250E8">
            <w:r w:rsidRPr="00B250E8">
              <w:t>0</w:t>
            </w:r>
          </w:p>
        </w:tc>
        <w:tc>
          <w:tcPr>
            <w:tcW w:w="1109" w:type="dxa"/>
            <w:noWrap/>
            <w:hideMark/>
          </w:tcPr>
          <w:p w:rsidR="00B250E8" w:rsidRPr="00B250E8" w:rsidRDefault="00B250E8" w:rsidP="00B250E8">
            <w:r w:rsidRPr="00B250E8">
              <w:t>0</w:t>
            </w:r>
          </w:p>
        </w:tc>
      </w:tr>
      <w:tr w:rsidR="00B250E8" w:rsidRPr="00B250E8" w:rsidTr="00B250E8">
        <w:trPr>
          <w:trHeight w:val="288"/>
        </w:trPr>
        <w:tc>
          <w:tcPr>
            <w:tcW w:w="3539" w:type="dxa"/>
            <w:noWrap/>
            <w:hideMark/>
          </w:tcPr>
          <w:p w:rsidR="00B250E8" w:rsidRPr="00B250E8" w:rsidRDefault="00B250E8">
            <w:r w:rsidRPr="00B250E8">
              <w:t>year_expire_date</w:t>
            </w:r>
          </w:p>
        </w:tc>
        <w:tc>
          <w:tcPr>
            <w:tcW w:w="1134" w:type="dxa"/>
            <w:noWrap/>
            <w:hideMark/>
          </w:tcPr>
          <w:p w:rsidR="00B250E8" w:rsidRPr="00B250E8" w:rsidRDefault="00B250E8" w:rsidP="00B250E8">
            <w:r w:rsidRPr="00B250E8">
              <w:t>0</w:t>
            </w:r>
          </w:p>
        </w:tc>
        <w:tc>
          <w:tcPr>
            <w:tcW w:w="1109" w:type="dxa"/>
            <w:noWrap/>
            <w:hideMark/>
          </w:tcPr>
          <w:p w:rsidR="00B250E8" w:rsidRPr="00B250E8" w:rsidRDefault="00B250E8" w:rsidP="00B250E8">
            <w:r w:rsidRPr="00B250E8">
              <w:t>0</w:t>
            </w:r>
          </w:p>
        </w:tc>
      </w:tr>
      <w:tr w:rsidR="00B250E8" w:rsidRPr="00B250E8" w:rsidTr="00B250E8">
        <w:trPr>
          <w:trHeight w:val="288"/>
        </w:trPr>
        <w:tc>
          <w:tcPr>
            <w:tcW w:w="3539" w:type="dxa"/>
            <w:noWrap/>
            <w:hideMark/>
          </w:tcPr>
          <w:p w:rsidR="00B250E8" w:rsidRPr="00B250E8" w:rsidRDefault="00B250E8">
            <w:r w:rsidRPr="00B250E8">
              <w:t>month_expire_date</w:t>
            </w:r>
          </w:p>
        </w:tc>
        <w:tc>
          <w:tcPr>
            <w:tcW w:w="1134" w:type="dxa"/>
            <w:noWrap/>
            <w:hideMark/>
          </w:tcPr>
          <w:p w:rsidR="00B250E8" w:rsidRPr="00B250E8" w:rsidRDefault="00B250E8" w:rsidP="00B250E8">
            <w:r w:rsidRPr="00B250E8">
              <w:t>0</w:t>
            </w:r>
          </w:p>
        </w:tc>
        <w:tc>
          <w:tcPr>
            <w:tcW w:w="1109" w:type="dxa"/>
            <w:noWrap/>
            <w:hideMark/>
          </w:tcPr>
          <w:p w:rsidR="00B250E8" w:rsidRPr="00B250E8" w:rsidRDefault="00B250E8" w:rsidP="00B250E8">
            <w:r w:rsidRPr="00B250E8">
              <w:t>0</w:t>
            </w:r>
          </w:p>
        </w:tc>
      </w:tr>
      <w:tr w:rsidR="00B250E8" w:rsidRPr="00B250E8" w:rsidTr="00B250E8">
        <w:trPr>
          <w:trHeight w:val="288"/>
        </w:trPr>
        <w:tc>
          <w:tcPr>
            <w:tcW w:w="3539" w:type="dxa"/>
            <w:noWrap/>
            <w:hideMark/>
          </w:tcPr>
          <w:p w:rsidR="00B250E8" w:rsidRPr="00B250E8" w:rsidRDefault="00B250E8">
            <w:r w:rsidRPr="00B250E8">
              <w:t>day_expire_date</w:t>
            </w:r>
          </w:p>
        </w:tc>
        <w:tc>
          <w:tcPr>
            <w:tcW w:w="1134" w:type="dxa"/>
            <w:noWrap/>
            <w:hideMark/>
          </w:tcPr>
          <w:p w:rsidR="00B250E8" w:rsidRPr="00B250E8" w:rsidRDefault="00B250E8" w:rsidP="00B250E8">
            <w:r w:rsidRPr="00B250E8">
              <w:t>0</w:t>
            </w:r>
          </w:p>
        </w:tc>
        <w:tc>
          <w:tcPr>
            <w:tcW w:w="1109" w:type="dxa"/>
            <w:noWrap/>
            <w:hideMark/>
          </w:tcPr>
          <w:p w:rsidR="00B250E8" w:rsidRPr="00B250E8" w:rsidRDefault="00B250E8" w:rsidP="00B250E8">
            <w:r w:rsidRPr="00B250E8">
              <w:t>0</w:t>
            </w:r>
          </w:p>
        </w:tc>
      </w:tr>
      <w:tr w:rsidR="00B250E8" w:rsidRPr="00B250E8" w:rsidTr="00B250E8">
        <w:trPr>
          <w:trHeight w:val="288"/>
        </w:trPr>
        <w:tc>
          <w:tcPr>
            <w:tcW w:w="3539" w:type="dxa"/>
            <w:noWrap/>
            <w:hideMark/>
          </w:tcPr>
          <w:p w:rsidR="00B250E8" w:rsidRPr="00B250E8" w:rsidRDefault="00B250E8">
            <w:r w:rsidRPr="00B250E8">
              <w:t>lang</w:t>
            </w:r>
          </w:p>
        </w:tc>
        <w:tc>
          <w:tcPr>
            <w:tcW w:w="1134" w:type="dxa"/>
            <w:noWrap/>
            <w:hideMark/>
          </w:tcPr>
          <w:p w:rsidR="00B250E8" w:rsidRPr="00B250E8" w:rsidRDefault="00B250E8" w:rsidP="00B250E8">
            <w:r w:rsidRPr="00B250E8">
              <w:t>0</w:t>
            </w:r>
          </w:p>
        </w:tc>
        <w:tc>
          <w:tcPr>
            <w:tcW w:w="1109" w:type="dxa"/>
            <w:noWrap/>
            <w:hideMark/>
          </w:tcPr>
          <w:p w:rsidR="00B250E8" w:rsidRPr="00B250E8" w:rsidRDefault="00B250E8" w:rsidP="00B250E8">
            <w:r w:rsidRPr="00B250E8">
              <w:t>0</w:t>
            </w:r>
          </w:p>
        </w:tc>
      </w:tr>
      <w:tr w:rsidR="00B250E8" w:rsidRPr="00B250E8" w:rsidTr="00B250E8">
        <w:trPr>
          <w:trHeight w:val="288"/>
        </w:trPr>
        <w:tc>
          <w:tcPr>
            <w:tcW w:w="3539" w:type="dxa"/>
            <w:noWrap/>
            <w:hideMark/>
          </w:tcPr>
          <w:p w:rsidR="00B250E8" w:rsidRPr="00B250E8" w:rsidRDefault="00B250E8">
            <w:r w:rsidRPr="00B250E8">
              <w:t>idesco_level_4</w:t>
            </w:r>
          </w:p>
        </w:tc>
        <w:tc>
          <w:tcPr>
            <w:tcW w:w="1134" w:type="dxa"/>
            <w:noWrap/>
            <w:hideMark/>
          </w:tcPr>
          <w:p w:rsidR="00B250E8" w:rsidRPr="00B250E8" w:rsidRDefault="00B250E8" w:rsidP="00B250E8">
            <w:r w:rsidRPr="00B250E8">
              <w:t>0</w:t>
            </w:r>
          </w:p>
        </w:tc>
        <w:tc>
          <w:tcPr>
            <w:tcW w:w="1109" w:type="dxa"/>
            <w:noWrap/>
            <w:hideMark/>
          </w:tcPr>
          <w:p w:rsidR="00B250E8" w:rsidRPr="00B250E8" w:rsidRDefault="00B250E8" w:rsidP="00B250E8">
            <w:r w:rsidRPr="00B250E8">
              <w:t>0</w:t>
            </w:r>
          </w:p>
        </w:tc>
      </w:tr>
      <w:tr w:rsidR="00B250E8" w:rsidRPr="00B250E8" w:rsidTr="00B250E8">
        <w:trPr>
          <w:trHeight w:val="288"/>
        </w:trPr>
        <w:tc>
          <w:tcPr>
            <w:tcW w:w="3539" w:type="dxa"/>
            <w:noWrap/>
            <w:hideMark/>
          </w:tcPr>
          <w:p w:rsidR="00B250E8" w:rsidRPr="00B250E8" w:rsidRDefault="00B250E8">
            <w:r w:rsidRPr="00B250E8">
              <w:t>esco_level_4</w:t>
            </w:r>
          </w:p>
        </w:tc>
        <w:tc>
          <w:tcPr>
            <w:tcW w:w="1134" w:type="dxa"/>
            <w:noWrap/>
            <w:hideMark/>
          </w:tcPr>
          <w:p w:rsidR="00B250E8" w:rsidRPr="00B250E8" w:rsidRDefault="00B250E8" w:rsidP="00B250E8">
            <w:r w:rsidRPr="00B250E8">
              <w:t>0</w:t>
            </w:r>
          </w:p>
        </w:tc>
        <w:tc>
          <w:tcPr>
            <w:tcW w:w="1109" w:type="dxa"/>
            <w:noWrap/>
            <w:hideMark/>
          </w:tcPr>
          <w:p w:rsidR="00B250E8" w:rsidRPr="00B250E8" w:rsidRDefault="00B250E8" w:rsidP="00B250E8">
            <w:r w:rsidRPr="00B250E8">
              <w:t>0</w:t>
            </w:r>
          </w:p>
        </w:tc>
      </w:tr>
      <w:tr w:rsidR="00B250E8" w:rsidRPr="00B250E8" w:rsidTr="00B250E8">
        <w:trPr>
          <w:trHeight w:val="288"/>
        </w:trPr>
        <w:tc>
          <w:tcPr>
            <w:tcW w:w="3539" w:type="dxa"/>
            <w:noWrap/>
            <w:hideMark/>
          </w:tcPr>
          <w:p w:rsidR="00B250E8" w:rsidRPr="00B250E8" w:rsidRDefault="00B250E8">
            <w:r w:rsidRPr="00B250E8">
              <w:t>idesco_level_3</w:t>
            </w:r>
          </w:p>
        </w:tc>
        <w:tc>
          <w:tcPr>
            <w:tcW w:w="1134" w:type="dxa"/>
            <w:noWrap/>
            <w:hideMark/>
          </w:tcPr>
          <w:p w:rsidR="00B250E8" w:rsidRPr="00B250E8" w:rsidRDefault="00B250E8" w:rsidP="00B250E8">
            <w:r w:rsidRPr="00B250E8">
              <w:t>0</w:t>
            </w:r>
          </w:p>
        </w:tc>
        <w:tc>
          <w:tcPr>
            <w:tcW w:w="1109" w:type="dxa"/>
            <w:noWrap/>
            <w:hideMark/>
          </w:tcPr>
          <w:p w:rsidR="00B250E8" w:rsidRPr="00B250E8" w:rsidRDefault="00B250E8" w:rsidP="00B250E8">
            <w:r w:rsidRPr="00B250E8">
              <w:t>0</w:t>
            </w:r>
          </w:p>
        </w:tc>
      </w:tr>
      <w:tr w:rsidR="00B250E8" w:rsidRPr="00B250E8" w:rsidTr="00B250E8">
        <w:trPr>
          <w:trHeight w:val="288"/>
        </w:trPr>
        <w:tc>
          <w:tcPr>
            <w:tcW w:w="3539" w:type="dxa"/>
            <w:noWrap/>
            <w:hideMark/>
          </w:tcPr>
          <w:p w:rsidR="00B250E8" w:rsidRPr="00B250E8" w:rsidRDefault="00B250E8">
            <w:r w:rsidRPr="00B250E8">
              <w:t>esco_level_3</w:t>
            </w:r>
          </w:p>
        </w:tc>
        <w:tc>
          <w:tcPr>
            <w:tcW w:w="1134" w:type="dxa"/>
            <w:noWrap/>
            <w:hideMark/>
          </w:tcPr>
          <w:p w:rsidR="00B250E8" w:rsidRPr="00B250E8" w:rsidRDefault="00B250E8" w:rsidP="00B250E8">
            <w:r w:rsidRPr="00B250E8">
              <w:t>0</w:t>
            </w:r>
          </w:p>
        </w:tc>
        <w:tc>
          <w:tcPr>
            <w:tcW w:w="1109" w:type="dxa"/>
            <w:noWrap/>
            <w:hideMark/>
          </w:tcPr>
          <w:p w:rsidR="00B250E8" w:rsidRPr="00B250E8" w:rsidRDefault="00B250E8" w:rsidP="00B250E8">
            <w:r w:rsidRPr="00B250E8">
              <w:t>0</w:t>
            </w:r>
          </w:p>
        </w:tc>
      </w:tr>
      <w:tr w:rsidR="00B250E8" w:rsidRPr="00B250E8" w:rsidTr="00B250E8">
        <w:trPr>
          <w:trHeight w:val="288"/>
        </w:trPr>
        <w:tc>
          <w:tcPr>
            <w:tcW w:w="3539" w:type="dxa"/>
            <w:noWrap/>
            <w:hideMark/>
          </w:tcPr>
          <w:p w:rsidR="00B250E8" w:rsidRPr="00B250E8" w:rsidRDefault="00B250E8">
            <w:r w:rsidRPr="00B250E8">
              <w:t>idesco_level_2</w:t>
            </w:r>
          </w:p>
        </w:tc>
        <w:tc>
          <w:tcPr>
            <w:tcW w:w="1134" w:type="dxa"/>
            <w:noWrap/>
            <w:hideMark/>
          </w:tcPr>
          <w:p w:rsidR="00B250E8" w:rsidRPr="00B250E8" w:rsidRDefault="00B250E8" w:rsidP="00B250E8">
            <w:r w:rsidRPr="00B250E8">
              <w:t>0</w:t>
            </w:r>
          </w:p>
        </w:tc>
        <w:tc>
          <w:tcPr>
            <w:tcW w:w="1109" w:type="dxa"/>
            <w:noWrap/>
            <w:hideMark/>
          </w:tcPr>
          <w:p w:rsidR="00B250E8" w:rsidRPr="00B250E8" w:rsidRDefault="00B250E8" w:rsidP="00B250E8">
            <w:r w:rsidRPr="00B250E8">
              <w:t>0</w:t>
            </w:r>
          </w:p>
        </w:tc>
      </w:tr>
      <w:tr w:rsidR="00B250E8" w:rsidRPr="00B250E8" w:rsidTr="00B250E8">
        <w:trPr>
          <w:trHeight w:val="288"/>
        </w:trPr>
        <w:tc>
          <w:tcPr>
            <w:tcW w:w="3539" w:type="dxa"/>
            <w:noWrap/>
            <w:hideMark/>
          </w:tcPr>
          <w:p w:rsidR="00B250E8" w:rsidRPr="00B250E8" w:rsidRDefault="00B250E8">
            <w:r w:rsidRPr="00B250E8">
              <w:t>esco_level_2</w:t>
            </w:r>
          </w:p>
        </w:tc>
        <w:tc>
          <w:tcPr>
            <w:tcW w:w="1134" w:type="dxa"/>
            <w:noWrap/>
            <w:hideMark/>
          </w:tcPr>
          <w:p w:rsidR="00B250E8" w:rsidRPr="00B250E8" w:rsidRDefault="00B250E8" w:rsidP="00B250E8">
            <w:r w:rsidRPr="00B250E8">
              <w:t>0</w:t>
            </w:r>
          </w:p>
        </w:tc>
        <w:tc>
          <w:tcPr>
            <w:tcW w:w="1109" w:type="dxa"/>
            <w:noWrap/>
            <w:hideMark/>
          </w:tcPr>
          <w:p w:rsidR="00B250E8" w:rsidRPr="00B250E8" w:rsidRDefault="00B250E8" w:rsidP="00B250E8">
            <w:r w:rsidRPr="00B250E8">
              <w:t>0</w:t>
            </w:r>
          </w:p>
        </w:tc>
      </w:tr>
      <w:tr w:rsidR="00B250E8" w:rsidRPr="00B250E8" w:rsidTr="00B250E8">
        <w:trPr>
          <w:trHeight w:val="288"/>
        </w:trPr>
        <w:tc>
          <w:tcPr>
            <w:tcW w:w="3539" w:type="dxa"/>
            <w:noWrap/>
            <w:hideMark/>
          </w:tcPr>
          <w:p w:rsidR="00B250E8" w:rsidRPr="00B250E8" w:rsidRDefault="00B250E8">
            <w:r w:rsidRPr="00B250E8">
              <w:t>idesco_level_1</w:t>
            </w:r>
          </w:p>
        </w:tc>
        <w:tc>
          <w:tcPr>
            <w:tcW w:w="1134" w:type="dxa"/>
            <w:noWrap/>
            <w:hideMark/>
          </w:tcPr>
          <w:p w:rsidR="00B250E8" w:rsidRPr="00B250E8" w:rsidRDefault="00B250E8" w:rsidP="00B250E8">
            <w:r w:rsidRPr="00B250E8">
              <w:t>0</w:t>
            </w:r>
          </w:p>
        </w:tc>
        <w:tc>
          <w:tcPr>
            <w:tcW w:w="1109" w:type="dxa"/>
            <w:noWrap/>
            <w:hideMark/>
          </w:tcPr>
          <w:p w:rsidR="00B250E8" w:rsidRPr="00B250E8" w:rsidRDefault="00B250E8" w:rsidP="00B250E8">
            <w:r w:rsidRPr="00B250E8">
              <w:t>0</w:t>
            </w:r>
          </w:p>
        </w:tc>
      </w:tr>
      <w:tr w:rsidR="00B250E8" w:rsidRPr="00B250E8" w:rsidTr="00B250E8">
        <w:trPr>
          <w:trHeight w:val="288"/>
        </w:trPr>
        <w:tc>
          <w:tcPr>
            <w:tcW w:w="3539" w:type="dxa"/>
            <w:noWrap/>
            <w:hideMark/>
          </w:tcPr>
          <w:p w:rsidR="00B250E8" w:rsidRPr="00B250E8" w:rsidRDefault="00B250E8">
            <w:r w:rsidRPr="00B250E8">
              <w:t>esco_level_1</w:t>
            </w:r>
          </w:p>
        </w:tc>
        <w:tc>
          <w:tcPr>
            <w:tcW w:w="1134" w:type="dxa"/>
            <w:noWrap/>
            <w:hideMark/>
          </w:tcPr>
          <w:p w:rsidR="00B250E8" w:rsidRPr="00B250E8" w:rsidRDefault="00B250E8" w:rsidP="00B250E8">
            <w:r w:rsidRPr="00B250E8">
              <w:t>0</w:t>
            </w:r>
          </w:p>
        </w:tc>
        <w:tc>
          <w:tcPr>
            <w:tcW w:w="1109" w:type="dxa"/>
            <w:noWrap/>
            <w:hideMark/>
          </w:tcPr>
          <w:p w:rsidR="00B250E8" w:rsidRPr="00B250E8" w:rsidRDefault="00B250E8" w:rsidP="00B250E8">
            <w:r w:rsidRPr="00B250E8">
              <w:t>0</w:t>
            </w:r>
          </w:p>
        </w:tc>
      </w:tr>
      <w:tr w:rsidR="00B250E8" w:rsidRPr="00B250E8" w:rsidTr="00B250E8">
        <w:trPr>
          <w:trHeight w:val="288"/>
        </w:trPr>
        <w:tc>
          <w:tcPr>
            <w:tcW w:w="3539" w:type="dxa"/>
            <w:noWrap/>
            <w:hideMark/>
          </w:tcPr>
          <w:p w:rsidR="00B250E8" w:rsidRPr="00B250E8" w:rsidRDefault="00B250E8">
            <w:r w:rsidRPr="00B250E8">
              <w:t>idcity</w:t>
            </w:r>
          </w:p>
        </w:tc>
        <w:tc>
          <w:tcPr>
            <w:tcW w:w="1134" w:type="dxa"/>
            <w:noWrap/>
            <w:hideMark/>
          </w:tcPr>
          <w:p w:rsidR="00B250E8" w:rsidRPr="00B250E8" w:rsidRDefault="00B250E8" w:rsidP="00B250E8">
            <w:r w:rsidRPr="00B250E8">
              <w:t>0,37</w:t>
            </w:r>
          </w:p>
        </w:tc>
        <w:tc>
          <w:tcPr>
            <w:tcW w:w="1109" w:type="dxa"/>
            <w:noWrap/>
            <w:hideMark/>
          </w:tcPr>
          <w:p w:rsidR="00B250E8" w:rsidRPr="00B250E8" w:rsidRDefault="00B250E8" w:rsidP="00B250E8">
            <w:r w:rsidRPr="00B250E8">
              <w:t>4544825</w:t>
            </w:r>
          </w:p>
        </w:tc>
      </w:tr>
      <w:tr w:rsidR="00B250E8" w:rsidRPr="00B250E8" w:rsidTr="00B250E8">
        <w:trPr>
          <w:trHeight w:val="288"/>
        </w:trPr>
        <w:tc>
          <w:tcPr>
            <w:tcW w:w="3539" w:type="dxa"/>
            <w:noWrap/>
            <w:hideMark/>
          </w:tcPr>
          <w:p w:rsidR="00B250E8" w:rsidRPr="00B250E8" w:rsidRDefault="00B250E8">
            <w:r w:rsidRPr="00B250E8">
              <w:t>city</w:t>
            </w:r>
          </w:p>
        </w:tc>
        <w:tc>
          <w:tcPr>
            <w:tcW w:w="1134" w:type="dxa"/>
            <w:noWrap/>
            <w:hideMark/>
          </w:tcPr>
          <w:p w:rsidR="00B250E8" w:rsidRPr="00B250E8" w:rsidRDefault="00B250E8" w:rsidP="00B250E8">
            <w:r w:rsidRPr="00B250E8">
              <w:t>0,37</w:t>
            </w:r>
          </w:p>
        </w:tc>
        <w:tc>
          <w:tcPr>
            <w:tcW w:w="1109" w:type="dxa"/>
            <w:noWrap/>
            <w:hideMark/>
          </w:tcPr>
          <w:p w:rsidR="00B250E8" w:rsidRPr="00B250E8" w:rsidRDefault="00B250E8" w:rsidP="00B250E8">
            <w:r w:rsidRPr="00B250E8">
              <w:t>4544835</w:t>
            </w:r>
          </w:p>
        </w:tc>
      </w:tr>
      <w:tr w:rsidR="00B250E8" w:rsidRPr="00B250E8" w:rsidTr="00B250E8">
        <w:trPr>
          <w:trHeight w:val="288"/>
        </w:trPr>
        <w:tc>
          <w:tcPr>
            <w:tcW w:w="3539" w:type="dxa"/>
            <w:noWrap/>
            <w:hideMark/>
          </w:tcPr>
          <w:p w:rsidR="00B250E8" w:rsidRPr="00B250E8" w:rsidRDefault="00B250E8">
            <w:r w:rsidRPr="00B250E8">
              <w:t>idprovince</w:t>
            </w:r>
          </w:p>
        </w:tc>
        <w:tc>
          <w:tcPr>
            <w:tcW w:w="1134" w:type="dxa"/>
            <w:noWrap/>
            <w:hideMark/>
          </w:tcPr>
          <w:p w:rsidR="00B250E8" w:rsidRPr="00B250E8" w:rsidRDefault="00B250E8" w:rsidP="00B250E8">
            <w:r w:rsidRPr="00B250E8">
              <w:t>0,25</w:t>
            </w:r>
          </w:p>
        </w:tc>
        <w:tc>
          <w:tcPr>
            <w:tcW w:w="1109" w:type="dxa"/>
            <w:noWrap/>
            <w:hideMark/>
          </w:tcPr>
          <w:p w:rsidR="00B250E8" w:rsidRPr="00B250E8" w:rsidRDefault="00B250E8" w:rsidP="00B250E8">
            <w:r w:rsidRPr="00B250E8">
              <w:t>3126591</w:t>
            </w:r>
          </w:p>
        </w:tc>
      </w:tr>
      <w:tr w:rsidR="00B250E8" w:rsidRPr="00B250E8" w:rsidTr="00B250E8">
        <w:trPr>
          <w:trHeight w:val="288"/>
        </w:trPr>
        <w:tc>
          <w:tcPr>
            <w:tcW w:w="3539" w:type="dxa"/>
            <w:noWrap/>
            <w:hideMark/>
          </w:tcPr>
          <w:p w:rsidR="00B250E8" w:rsidRPr="00B250E8" w:rsidRDefault="00B250E8">
            <w:r w:rsidRPr="00B250E8">
              <w:t>province</w:t>
            </w:r>
          </w:p>
        </w:tc>
        <w:tc>
          <w:tcPr>
            <w:tcW w:w="1134" w:type="dxa"/>
            <w:noWrap/>
            <w:hideMark/>
          </w:tcPr>
          <w:p w:rsidR="00B250E8" w:rsidRPr="00B250E8" w:rsidRDefault="00B250E8" w:rsidP="00B250E8">
            <w:r w:rsidRPr="00B250E8">
              <w:t>0,25</w:t>
            </w:r>
          </w:p>
        </w:tc>
        <w:tc>
          <w:tcPr>
            <w:tcW w:w="1109" w:type="dxa"/>
            <w:noWrap/>
            <w:hideMark/>
          </w:tcPr>
          <w:p w:rsidR="00B250E8" w:rsidRPr="00B250E8" w:rsidRDefault="00B250E8" w:rsidP="00B250E8">
            <w:r w:rsidRPr="00B250E8">
              <w:t>3126667</w:t>
            </w:r>
          </w:p>
        </w:tc>
      </w:tr>
      <w:tr w:rsidR="00B250E8" w:rsidRPr="00B250E8" w:rsidTr="00B250E8">
        <w:trPr>
          <w:trHeight w:val="288"/>
        </w:trPr>
        <w:tc>
          <w:tcPr>
            <w:tcW w:w="3539" w:type="dxa"/>
            <w:noWrap/>
            <w:hideMark/>
          </w:tcPr>
          <w:p w:rsidR="00B250E8" w:rsidRPr="00B250E8" w:rsidRDefault="00B250E8">
            <w:r w:rsidRPr="00B250E8">
              <w:t>idregion</w:t>
            </w:r>
          </w:p>
        </w:tc>
        <w:tc>
          <w:tcPr>
            <w:tcW w:w="1134" w:type="dxa"/>
            <w:noWrap/>
            <w:hideMark/>
          </w:tcPr>
          <w:p w:rsidR="00B250E8" w:rsidRPr="00B250E8" w:rsidRDefault="00B250E8" w:rsidP="00B250E8">
            <w:r w:rsidRPr="00B250E8">
              <w:t>0</w:t>
            </w:r>
          </w:p>
        </w:tc>
        <w:tc>
          <w:tcPr>
            <w:tcW w:w="1109" w:type="dxa"/>
            <w:noWrap/>
            <w:hideMark/>
          </w:tcPr>
          <w:p w:rsidR="00B250E8" w:rsidRPr="00B250E8" w:rsidRDefault="00B250E8" w:rsidP="00B250E8">
            <w:r w:rsidRPr="00B250E8">
              <w:t>0</w:t>
            </w:r>
          </w:p>
        </w:tc>
      </w:tr>
      <w:tr w:rsidR="00B250E8" w:rsidRPr="00B250E8" w:rsidTr="00B250E8">
        <w:trPr>
          <w:trHeight w:val="288"/>
        </w:trPr>
        <w:tc>
          <w:tcPr>
            <w:tcW w:w="3539" w:type="dxa"/>
            <w:noWrap/>
            <w:hideMark/>
          </w:tcPr>
          <w:p w:rsidR="00B250E8" w:rsidRPr="00B250E8" w:rsidRDefault="00B250E8">
            <w:r w:rsidRPr="00B250E8">
              <w:t>region</w:t>
            </w:r>
          </w:p>
        </w:tc>
        <w:tc>
          <w:tcPr>
            <w:tcW w:w="1134" w:type="dxa"/>
            <w:noWrap/>
            <w:hideMark/>
          </w:tcPr>
          <w:p w:rsidR="00B250E8" w:rsidRPr="00B250E8" w:rsidRDefault="00B250E8" w:rsidP="00B250E8">
            <w:r w:rsidRPr="00B250E8">
              <w:t>0</w:t>
            </w:r>
          </w:p>
        </w:tc>
        <w:tc>
          <w:tcPr>
            <w:tcW w:w="1109" w:type="dxa"/>
            <w:noWrap/>
            <w:hideMark/>
          </w:tcPr>
          <w:p w:rsidR="00B250E8" w:rsidRPr="00B250E8" w:rsidRDefault="00B250E8" w:rsidP="00B250E8">
            <w:r w:rsidRPr="00B250E8">
              <w:t>0</w:t>
            </w:r>
          </w:p>
        </w:tc>
      </w:tr>
      <w:tr w:rsidR="00B250E8" w:rsidRPr="00B250E8" w:rsidTr="00B250E8">
        <w:trPr>
          <w:trHeight w:val="288"/>
        </w:trPr>
        <w:tc>
          <w:tcPr>
            <w:tcW w:w="3539" w:type="dxa"/>
            <w:noWrap/>
            <w:hideMark/>
          </w:tcPr>
          <w:p w:rsidR="00B250E8" w:rsidRPr="00B250E8" w:rsidRDefault="00B250E8">
            <w:r w:rsidRPr="00B250E8">
              <w:t>idmacro_region</w:t>
            </w:r>
          </w:p>
        </w:tc>
        <w:tc>
          <w:tcPr>
            <w:tcW w:w="1134" w:type="dxa"/>
            <w:noWrap/>
            <w:hideMark/>
          </w:tcPr>
          <w:p w:rsidR="00B250E8" w:rsidRPr="00B250E8" w:rsidRDefault="00B250E8" w:rsidP="00B250E8">
            <w:r w:rsidRPr="00B250E8">
              <w:t>0,16</w:t>
            </w:r>
          </w:p>
        </w:tc>
        <w:tc>
          <w:tcPr>
            <w:tcW w:w="1109" w:type="dxa"/>
            <w:noWrap/>
            <w:hideMark/>
          </w:tcPr>
          <w:p w:rsidR="00B250E8" w:rsidRPr="00B250E8" w:rsidRDefault="00B250E8" w:rsidP="00B250E8">
            <w:r w:rsidRPr="00B250E8">
              <w:t>1931199</w:t>
            </w:r>
          </w:p>
        </w:tc>
      </w:tr>
      <w:tr w:rsidR="00B250E8" w:rsidRPr="00B250E8" w:rsidTr="00B250E8">
        <w:trPr>
          <w:trHeight w:val="288"/>
        </w:trPr>
        <w:tc>
          <w:tcPr>
            <w:tcW w:w="3539" w:type="dxa"/>
            <w:noWrap/>
            <w:hideMark/>
          </w:tcPr>
          <w:p w:rsidR="00B250E8" w:rsidRPr="00B250E8" w:rsidRDefault="00B250E8">
            <w:r w:rsidRPr="00B250E8">
              <w:t>macro_region</w:t>
            </w:r>
          </w:p>
        </w:tc>
        <w:tc>
          <w:tcPr>
            <w:tcW w:w="1134" w:type="dxa"/>
            <w:noWrap/>
            <w:hideMark/>
          </w:tcPr>
          <w:p w:rsidR="00B250E8" w:rsidRPr="00B250E8" w:rsidRDefault="00B250E8" w:rsidP="00B250E8">
            <w:r w:rsidRPr="00B250E8">
              <w:t>0,16</w:t>
            </w:r>
          </w:p>
        </w:tc>
        <w:tc>
          <w:tcPr>
            <w:tcW w:w="1109" w:type="dxa"/>
            <w:noWrap/>
            <w:hideMark/>
          </w:tcPr>
          <w:p w:rsidR="00B250E8" w:rsidRPr="00B250E8" w:rsidRDefault="00B250E8" w:rsidP="00B250E8">
            <w:r w:rsidRPr="00B250E8">
              <w:t>1933844</w:t>
            </w:r>
          </w:p>
        </w:tc>
      </w:tr>
      <w:tr w:rsidR="00B250E8" w:rsidRPr="00B250E8" w:rsidTr="00B250E8">
        <w:trPr>
          <w:trHeight w:val="288"/>
        </w:trPr>
        <w:tc>
          <w:tcPr>
            <w:tcW w:w="3539" w:type="dxa"/>
            <w:noWrap/>
            <w:hideMark/>
          </w:tcPr>
          <w:p w:rsidR="00B250E8" w:rsidRPr="00B250E8" w:rsidRDefault="00B250E8">
            <w:r w:rsidRPr="00B250E8">
              <w:t>idcountry</w:t>
            </w:r>
          </w:p>
        </w:tc>
        <w:tc>
          <w:tcPr>
            <w:tcW w:w="1134" w:type="dxa"/>
            <w:noWrap/>
            <w:hideMark/>
          </w:tcPr>
          <w:p w:rsidR="00B250E8" w:rsidRPr="00B250E8" w:rsidRDefault="00B250E8" w:rsidP="00B250E8">
            <w:r w:rsidRPr="00B250E8">
              <w:t>0</w:t>
            </w:r>
          </w:p>
        </w:tc>
        <w:tc>
          <w:tcPr>
            <w:tcW w:w="1109" w:type="dxa"/>
            <w:noWrap/>
            <w:hideMark/>
          </w:tcPr>
          <w:p w:rsidR="00B250E8" w:rsidRPr="00B250E8" w:rsidRDefault="00B250E8" w:rsidP="00B250E8">
            <w:r w:rsidRPr="00B250E8">
              <w:t>0</w:t>
            </w:r>
          </w:p>
        </w:tc>
      </w:tr>
      <w:tr w:rsidR="00B250E8" w:rsidRPr="00B250E8" w:rsidTr="00B250E8">
        <w:trPr>
          <w:trHeight w:val="288"/>
        </w:trPr>
        <w:tc>
          <w:tcPr>
            <w:tcW w:w="3539" w:type="dxa"/>
            <w:noWrap/>
            <w:hideMark/>
          </w:tcPr>
          <w:p w:rsidR="00B250E8" w:rsidRPr="00B250E8" w:rsidRDefault="00B250E8">
            <w:r w:rsidRPr="00B250E8">
              <w:lastRenderedPageBreak/>
              <w:t>country</w:t>
            </w:r>
          </w:p>
        </w:tc>
        <w:tc>
          <w:tcPr>
            <w:tcW w:w="1134" w:type="dxa"/>
            <w:noWrap/>
            <w:hideMark/>
          </w:tcPr>
          <w:p w:rsidR="00B250E8" w:rsidRPr="00B250E8" w:rsidRDefault="00B250E8" w:rsidP="00B250E8">
            <w:r w:rsidRPr="00B250E8">
              <w:t>0</w:t>
            </w:r>
          </w:p>
        </w:tc>
        <w:tc>
          <w:tcPr>
            <w:tcW w:w="1109" w:type="dxa"/>
            <w:noWrap/>
            <w:hideMark/>
          </w:tcPr>
          <w:p w:rsidR="00B250E8" w:rsidRPr="00B250E8" w:rsidRDefault="00B250E8" w:rsidP="00B250E8">
            <w:r w:rsidRPr="00B250E8">
              <w:t>0</w:t>
            </w:r>
          </w:p>
        </w:tc>
      </w:tr>
      <w:tr w:rsidR="00B250E8" w:rsidRPr="00B250E8" w:rsidTr="00B250E8">
        <w:trPr>
          <w:trHeight w:val="288"/>
        </w:trPr>
        <w:tc>
          <w:tcPr>
            <w:tcW w:w="3539" w:type="dxa"/>
            <w:noWrap/>
            <w:hideMark/>
          </w:tcPr>
          <w:p w:rsidR="00B250E8" w:rsidRPr="00B250E8" w:rsidRDefault="00B250E8">
            <w:r w:rsidRPr="00B250E8">
              <w:t>idcontract</w:t>
            </w:r>
          </w:p>
        </w:tc>
        <w:tc>
          <w:tcPr>
            <w:tcW w:w="1134" w:type="dxa"/>
            <w:noWrap/>
            <w:hideMark/>
          </w:tcPr>
          <w:p w:rsidR="00B250E8" w:rsidRPr="00B250E8" w:rsidRDefault="00B250E8" w:rsidP="00B250E8">
            <w:r w:rsidRPr="00B250E8">
              <w:t>0,28</w:t>
            </w:r>
          </w:p>
        </w:tc>
        <w:tc>
          <w:tcPr>
            <w:tcW w:w="1109" w:type="dxa"/>
            <w:noWrap/>
            <w:hideMark/>
          </w:tcPr>
          <w:p w:rsidR="00B250E8" w:rsidRPr="00B250E8" w:rsidRDefault="00B250E8" w:rsidP="00B250E8">
            <w:r w:rsidRPr="00B250E8">
              <w:t>3487448</w:t>
            </w:r>
          </w:p>
        </w:tc>
      </w:tr>
      <w:tr w:rsidR="00B250E8" w:rsidRPr="00B250E8" w:rsidTr="00B250E8">
        <w:trPr>
          <w:trHeight w:val="288"/>
        </w:trPr>
        <w:tc>
          <w:tcPr>
            <w:tcW w:w="3539" w:type="dxa"/>
            <w:noWrap/>
            <w:hideMark/>
          </w:tcPr>
          <w:p w:rsidR="00B250E8" w:rsidRPr="00B250E8" w:rsidRDefault="00B250E8">
            <w:r w:rsidRPr="00B250E8">
              <w:t>contract</w:t>
            </w:r>
          </w:p>
        </w:tc>
        <w:tc>
          <w:tcPr>
            <w:tcW w:w="1134" w:type="dxa"/>
            <w:noWrap/>
            <w:hideMark/>
          </w:tcPr>
          <w:p w:rsidR="00B250E8" w:rsidRPr="00B250E8" w:rsidRDefault="00B250E8" w:rsidP="00B250E8">
            <w:r w:rsidRPr="00B250E8">
              <w:t>0,28</w:t>
            </w:r>
          </w:p>
        </w:tc>
        <w:tc>
          <w:tcPr>
            <w:tcW w:w="1109" w:type="dxa"/>
            <w:noWrap/>
            <w:hideMark/>
          </w:tcPr>
          <w:p w:rsidR="00B250E8" w:rsidRPr="00B250E8" w:rsidRDefault="00B250E8" w:rsidP="00B250E8">
            <w:r w:rsidRPr="00B250E8">
              <w:t>3487448</w:t>
            </w:r>
          </w:p>
        </w:tc>
      </w:tr>
      <w:tr w:rsidR="00B250E8" w:rsidRPr="00B250E8" w:rsidTr="00B250E8">
        <w:trPr>
          <w:trHeight w:val="288"/>
        </w:trPr>
        <w:tc>
          <w:tcPr>
            <w:tcW w:w="3539" w:type="dxa"/>
            <w:noWrap/>
            <w:hideMark/>
          </w:tcPr>
          <w:p w:rsidR="00B250E8" w:rsidRPr="00B250E8" w:rsidRDefault="00B250E8">
            <w:r w:rsidRPr="00B250E8">
              <w:t>ideducational_level</w:t>
            </w:r>
          </w:p>
        </w:tc>
        <w:tc>
          <w:tcPr>
            <w:tcW w:w="1134" w:type="dxa"/>
            <w:noWrap/>
            <w:hideMark/>
          </w:tcPr>
          <w:p w:rsidR="00B250E8" w:rsidRPr="00B250E8" w:rsidRDefault="00B250E8" w:rsidP="00B250E8">
            <w:r w:rsidRPr="00B250E8">
              <w:t>0,01</w:t>
            </w:r>
          </w:p>
        </w:tc>
        <w:tc>
          <w:tcPr>
            <w:tcW w:w="1109" w:type="dxa"/>
            <w:noWrap/>
            <w:hideMark/>
          </w:tcPr>
          <w:p w:rsidR="00B250E8" w:rsidRPr="00B250E8" w:rsidRDefault="00B250E8" w:rsidP="00B250E8">
            <w:r w:rsidRPr="00B250E8">
              <w:t>155468</w:t>
            </w:r>
          </w:p>
        </w:tc>
      </w:tr>
      <w:tr w:rsidR="00B250E8" w:rsidRPr="00B250E8" w:rsidTr="00B250E8">
        <w:trPr>
          <w:trHeight w:val="288"/>
        </w:trPr>
        <w:tc>
          <w:tcPr>
            <w:tcW w:w="3539" w:type="dxa"/>
            <w:noWrap/>
            <w:hideMark/>
          </w:tcPr>
          <w:p w:rsidR="00B250E8" w:rsidRPr="00B250E8" w:rsidRDefault="00B250E8">
            <w:r w:rsidRPr="00B250E8">
              <w:t>educational_level</w:t>
            </w:r>
          </w:p>
        </w:tc>
        <w:tc>
          <w:tcPr>
            <w:tcW w:w="1134" w:type="dxa"/>
            <w:noWrap/>
            <w:hideMark/>
          </w:tcPr>
          <w:p w:rsidR="00B250E8" w:rsidRPr="00B250E8" w:rsidRDefault="00B250E8" w:rsidP="00B250E8">
            <w:r w:rsidRPr="00B250E8">
              <w:t>0,01</w:t>
            </w:r>
          </w:p>
        </w:tc>
        <w:tc>
          <w:tcPr>
            <w:tcW w:w="1109" w:type="dxa"/>
            <w:noWrap/>
            <w:hideMark/>
          </w:tcPr>
          <w:p w:rsidR="00B250E8" w:rsidRPr="00B250E8" w:rsidRDefault="00B250E8" w:rsidP="00B250E8">
            <w:r w:rsidRPr="00B250E8">
              <w:t>155468</w:t>
            </w:r>
          </w:p>
        </w:tc>
      </w:tr>
      <w:tr w:rsidR="00B250E8" w:rsidRPr="00B250E8" w:rsidTr="00B250E8">
        <w:trPr>
          <w:trHeight w:val="288"/>
        </w:trPr>
        <w:tc>
          <w:tcPr>
            <w:tcW w:w="3539" w:type="dxa"/>
            <w:noWrap/>
            <w:hideMark/>
          </w:tcPr>
          <w:p w:rsidR="00B250E8" w:rsidRPr="00B250E8" w:rsidRDefault="00B250E8">
            <w:r w:rsidRPr="00B250E8">
              <w:t>idsector</w:t>
            </w:r>
          </w:p>
        </w:tc>
        <w:tc>
          <w:tcPr>
            <w:tcW w:w="1134" w:type="dxa"/>
            <w:noWrap/>
            <w:hideMark/>
          </w:tcPr>
          <w:p w:rsidR="00B250E8" w:rsidRPr="00B250E8" w:rsidRDefault="00B250E8" w:rsidP="00B250E8">
            <w:r w:rsidRPr="00B250E8">
              <w:t>0,01</w:t>
            </w:r>
          </w:p>
        </w:tc>
        <w:tc>
          <w:tcPr>
            <w:tcW w:w="1109" w:type="dxa"/>
            <w:noWrap/>
            <w:hideMark/>
          </w:tcPr>
          <w:p w:rsidR="00B250E8" w:rsidRPr="00B250E8" w:rsidRDefault="00B250E8" w:rsidP="00B250E8">
            <w:r w:rsidRPr="00B250E8">
              <w:t>79043</w:t>
            </w:r>
          </w:p>
        </w:tc>
      </w:tr>
      <w:tr w:rsidR="00B250E8" w:rsidRPr="00B250E8" w:rsidTr="00B250E8">
        <w:trPr>
          <w:trHeight w:val="288"/>
        </w:trPr>
        <w:tc>
          <w:tcPr>
            <w:tcW w:w="3539" w:type="dxa"/>
            <w:noWrap/>
            <w:hideMark/>
          </w:tcPr>
          <w:p w:rsidR="00B250E8" w:rsidRPr="00B250E8" w:rsidRDefault="00B250E8">
            <w:r w:rsidRPr="00B250E8">
              <w:t>sector</w:t>
            </w:r>
          </w:p>
        </w:tc>
        <w:tc>
          <w:tcPr>
            <w:tcW w:w="1134" w:type="dxa"/>
            <w:noWrap/>
            <w:hideMark/>
          </w:tcPr>
          <w:p w:rsidR="00B250E8" w:rsidRPr="00B250E8" w:rsidRDefault="00B250E8" w:rsidP="00B250E8">
            <w:r w:rsidRPr="00B250E8">
              <w:t>0,01</w:t>
            </w:r>
          </w:p>
        </w:tc>
        <w:tc>
          <w:tcPr>
            <w:tcW w:w="1109" w:type="dxa"/>
            <w:noWrap/>
            <w:hideMark/>
          </w:tcPr>
          <w:p w:rsidR="00B250E8" w:rsidRPr="00B250E8" w:rsidRDefault="00B250E8" w:rsidP="00B250E8">
            <w:r w:rsidRPr="00B250E8">
              <w:t>79043</w:t>
            </w:r>
          </w:p>
        </w:tc>
      </w:tr>
      <w:tr w:rsidR="00B250E8" w:rsidRPr="00B250E8" w:rsidTr="00B250E8">
        <w:trPr>
          <w:trHeight w:val="288"/>
        </w:trPr>
        <w:tc>
          <w:tcPr>
            <w:tcW w:w="3539" w:type="dxa"/>
            <w:noWrap/>
            <w:hideMark/>
          </w:tcPr>
          <w:p w:rsidR="00B250E8" w:rsidRPr="00B250E8" w:rsidRDefault="00B250E8">
            <w:r w:rsidRPr="00B250E8">
              <w:t>idmacro_sector</w:t>
            </w:r>
          </w:p>
        </w:tc>
        <w:tc>
          <w:tcPr>
            <w:tcW w:w="1134" w:type="dxa"/>
            <w:noWrap/>
            <w:hideMark/>
          </w:tcPr>
          <w:p w:rsidR="00B250E8" w:rsidRPr="00B250E8" w:rsidRDefault="00B250E8" w:rsidP="00B250E8">
            <w:r w:rsidRPr="00B250E8">
              <w:t>0,01</w:t>
            </w:r>
          </w:p>
        </w:tc>
        <w:tc>
          <w:tcPr>
            <w:tcW w:w="1109" w:type="dxa"/>
            <w:noWrap/>
            <w:hideMark/>
          </w:tcPr>
          <w:p w:rsidR="00B250E8" w:rsidRPr="00B250E8" w:rsidRDefault="00B250E8" w:rsidP="00B250E8">
            <w:r w:rsidRPr="00B250E8">
              <w:t>79043</w:t>
            </w:r>
          </w:p>
        </w:tc>
      </w:tr>
      <w:tr w:rsidR="00B250E8" w:rsidRPr="00B250E8" w:rsidTr="00B250E8">
        <w:trPr>
          <w:trHeight w:val="288"/>
        </w:trPr>
        <w:tc>
          <w:tcPr>
            <w:tcW w:w="3539" w:type="dxa"/>
            <w:noWrap/>
            <w:hideMark/>
          </w:tcPr>
          <w:p w:rsidR="00B250E8" w:rsidRPr="00B250E8" w:rsidRDefault="00B250E8">
            <w:r w:rsidRPr="00B250E8">
              <w:t>macro_sector</w:t>
            </w:r>
          </w:p>
        </w:tc>
        <w:tc>
          <w:tcPr>
            <w:tcW w:w="1134" w:type="dxa"/>
            <w:noWrap/>
            <w:hideMark/>
          </w:tcPr>
          <w:p w:rsidR="00B250E8" w:rsidRPr="00B250E8" w:rsidRDefault="00B250E8" w:rsidP="00B250E8">
            <w:r w:rsidRPr="00B250E8">
              <w:t>0,01</w:t>
            </w:r>
          </w:p>
        </w:tc>
        <w:tc>
          <w:tcPr>
            <w:tcW w:w="1109" w:type="dxa"/>
            <w:noWrap/>
            <w:hideMark/>
          </w:tcPr>
          <w:p w:rsidR="00B250E8" w:rsidRPr="00B250E8" w:rsidRDefault="00B250E8" w:rsidP="00B250E8">
            <w:r w:rsidRPr="00B250E8">
              <w:t>79043</w:t>
            </w:r>
          </w:p>
        </w:tc>
      </w:tr>
      <w:tr w:rsidR="00B250E8" w:rsidRPr="00B250E8" w:rsidTr="00B250E8">
        <w:trPr>
          <w:trHeight w:val="288"/>
        </w:trPr>
        <w:tc>
          <w:tcPr>
            <w:tcW w:w="3539" w:type="dxa"/>
            <w:noWrap/>
            <w:hideMark/>
          </w:tcPr>
          <w:p w:rsidR="00B250E8" w:rsidRPr="00B250E8" w:rsidRDefault="00B250E8">
            <w:r w:rsidRPr="00B250E8">
              <w:t>idcategory_sector</w:t>
            </w:r>
          </w:p>
        </w:tc>
        <w:tc>
          <w:tcPr>
            <w:tcW w:w="1134" w:type="dxa"/>
            <w:noWrap/>
            <w:hideMark/>
          </w:tcPr>
          <w:p w:rsidR="00B250E8" w:rsidRPr="00B250E8" w:rsidRDefault="00B250E8" w:rsidP="00B250E8">
            <w:r w:rsidRPr="00B250E8">
              <w:t>0,01</w:t>
            </w:r>
          </w:p>
        </w:tc>
        <w:tc>
          <w:tcPr>
            <w:tcW w:w="1109" w:type="dxa"/>
            <w:noWrap/>
            <w:hideMark/>
          </w:tcPr>
          <w:p w:rsidR="00B250E8" w:rsidRPr="00B250E8" w:rsidRDefault="00B250E8" w:rsidP="00B250E8">
            <w:r w:rsidRPr="00B250E8">
              <w:t>79043</w:t>
            </w:r>
          </w:p>
        </w:tc>
      </w:tr>
      <w:tr w:rsidR="00B250E8" w:rsidRPr="00B250E8" w:rsidTr="00B250E8">
        <w:trPr>
          <w:trHeight w:val="288"/>
        </w:trPr>
        <w:tc>
          <w:tcPr>
            <w:tcW w:w="3539" w:type="dxa"/>
            <w:noWrap/>
            <w:hideMark/>
          </w:tcPr>
          <w:p w:rsidR="00B250E8" w:rsidRPr="00B250E8" w:rsidRDefault="00B250E8">
            <w:r w:rsidRPr="00B250E8">
              <w:t>category_sector</w:t>
            </w:r>
          </w:p>
        </w:tc>
        <w:tc>
          <w:tcPr>
            <w:tcW w:w="1134" w:type="dxa"/>
            <w:noWrap/>
            <w:hideMark/>
          </w:tcPr>
          <w:p w:rsidR="00B250E8" w:rsidRPr="00B250E8" w:rsidRDefault="00B250E8" w:rsidP="00B250E8">
            <w:r w:rsidRPr="00B250E8">
              <w:t>0,01</w:t>
            </w:r>
          </w:p>
        </w:tc>
        <w:tc>
          <w:tcPr>
            <w:tcW w:w="1109" w:type="dxa"/>
            <w:noWrap/>
            <w:hideMark/>
          </w:tcPr>
          <w:p w:rsidR="00B250E8" w:rsidRPr="00B250E8" w:rsidRDefault="00B250E8" w:rsidP="00B250E8">
            <w:r w:rsidRPr="00B250E8">
              <w:t>79043</w:t>
            </w:r>
          </w:p>
        </w:tc>
      </w:tr>
      <w:tr w:rsidR="00B250E8" w:rsidRPr="00B250E8" w:rsidTr="00B250E8">
        <w:trPr>
          <w:trHeight w:val="288"/>
        </w:trPr>
        <w:tc>
          <w:tcPr>
            <w:tcW w:w="3539" w:type="dxa"/>
            <w:noWrap/>
            <w:hideMark/>
          </w:tcPr>
          <w:p w:rsidR="00B250E8" w:rsidRPr="00B250E8" w:rsidRDefault="00B250E8">
            <w:r w:rsidRPr="00B250E8">
              <w:t>idsalary</w:t>
            </w:r>
          </w:p>
        </w:tc>
        <w:tc>
          <w:tcPr>
            <w:tcW w:w="1134" w:type="dxa"/>
            <w:noWrap/>
            <w:hideMark/>
          </w:tcPr>
          <w:p w:rsidR="00B250E8" w:rsidRPr="00B250E8" w:rsidRDefault="00B250E8" w:rsidP="00B250E8">
            <w:r w:rsidRPr="00B250E8">
              <w:t>0,91</w:t>
            </w:r>
          </w:p>
        </w:tc>
        <w:tc>
          <w:tcPr>
            <w:tcW w:w="1109" w:type="dxa"/>
            <w:noWrap/>
            <w:hideMark/>
          </w:tcPr>
          <w:p w:rsidR="00B250E8" w:rsidRPr="00B250E8" w:rsidRDefault="00B250E8" w:rsidP="00B250E8">
            <w:r w:rsidRPr="00B250E8">
              <w:t>11122712</w:t>
            </w:r>
          </w:p>
        </w:tc>
      </w:tr>
      <w:tr w:rsidR="00B250E8" w:rsidRPr="00B250E8" w:rsidTr="00B250E8">
        <w:trPr>
          <w:trHeight w:val="288"/>
        </w:trPr>
        <w:tc>
          <w:tcPr>
            <w:tcW w:w="3539" w:type="dxa"/>
            <w:noWrap/>
            <w:hideMark/>
          </w:tcPr>
          <w:p w:rsidR="00B250E8" w:rsidRPr="00B250E8" w:rsidRDefault="00B250E8">
            <w:r w:rsidRPr="00B250E8">
              <w:t>salary</w:t>
            </w:r>
          </w:p>
        </w:tc>
        <w:tc>
          <w:tcPr>
            <w:tcW w:w="1134" w:type="dxa"/>
            <w:noWrap/>
            <w:hideMark/>
          </w:tcPr>
          <w:p w:rsidR="00B250E8" w:rsidRPr="00B250E8" w:rsidRDefault="00B250E8" w:rsidP="00B250E8">
            <w:r w:rsidRPr="00B250E8">
              <w:t>0,91</w:t>
            </w:r>
          </w:p>
        </w:tc>
        <w:tc>
          <w:tcPr>
            <w:tcW w:w="1109" w:type="dxa"/>
            <w:noWrap/>
            <w:hideMark/>
          </w:tcPr>
          <w:p w:rsidR="00B250E8" w:rsidRPr="00B250E8" w:rsidRDefault="00B250E8" w:rsidP="00B250E8">
            <w:r w:rsidRPr="00B250E8">
              <w:t>11122712</w:t>
            </w:r>
          </w:p>
        </w:tc>
      </w:tr>
      <w:tr w:rsidR="00B250E8" w:rsidRPr="00B250E8" w:rsidTr="00B250E8">
        <w:trPr>
          <w:trHeight w:val="288"/>
        </w:trPr>
        <w:tc>
          <w:tcPr>
            <w:tcW w:w="3539" w:type="dxa"/>
            <w:noWrap/>
            <w:hideMark/>
          </w:tcPr>
          <w:p w:rsidR="00B250E8" w:rsidRPr="00B250E8" w:rsidRDefault="00B250E8">
            <w:r w:rsidRPr="00B250E8">
              <w:t>idworking_hours</w:t>
            </w:r>
          </w:p>
        </w:tc>
        <w:tc>
          <w:tcPr>
            <w:tcW w:w="1134" w:type="dxa"/>
            <w:noWrap/>
            <w:hideMark/>
          </w:tcPr>
          <w:p w:rsidR="00B250E8" w:rsidRPr="00B250E8" w:rsidRDefault="00B250E8" w:rsidP="00B250E8">
            <w:r w:rsidRPr="00B250E8">
              <w:t>0,24</w:t>
            </w:r>
          </w:p>
        </w:tc>
        <w:tc>
          <w:tcPr>
            <w:tcW w:w="1109" w:type="dxa"/>
            <w:noWrap/>
            <w:hideMark/>
          </w:tcPr>
          <w:p w:rsidR="00B250E8" w:rsidRPr="00B250E8" w:rsidRDefault="00B250E8" w:rsidP="00B250E8">
            <w:r w:rsidRPr="00B250E8">
              <w:t>2916232</w:t>
            </w:r>
          </w:p>
        </w:tc>
      </w:tr>
      <w:tr w:rsidR="00B250E8" w:rsidRPr="00B250E8" w:rsidTr="00B250E8">
        <w:trPr>
          <w:trHeight w:val="288"/>
        </w:trPr>
        <w:tc>
          <w:tcPr>
            <w:tcW w:w="3539" w:type="dxa"/>
            <w:noWrap/>
            <w:hideMark/>
          </w:tcPr>
          <w:p w:rsidR="00B250E8" w:rsidRPr="00B250E8" w:rsidRDefault="00B250E8">
            <w:r w:rsidRPr="00B250E8">
              <w:t>working_hours</w:t>
            </w:r>
          </w:p>
        </w:tc>
        <w:tc>
          <w:tcPr>
            <w:tcW w:w="1134" w:type="dxa"/>
            <w:noWrap/>
            <w:hideMark/>
          </w:tcPr>
          <w:p w:rsidR="00B250E8" w:rsidRPr="00B250E8" w:rsidRDefault="00B250E8" w:rsidP="00B250E8">
            <w:r w:rsidRPr="00B250E8">
              <w:t>0,24</w:t>
            </w:r>
          </w:p>
        </w:tc>
        <w:tc>
          <w:tcPr>
            <w:tcW w:w="1109" w:type="dxa"/>
            <w:noWrap/>
            <w:hideMark/>
          </w:tcPr>
          <w:p w:rsidR="00B250E8" w:rsidRPr="00B250E8" w:rsidRDefault="00B250E8" w:rsidP="00B250E8">
            <w:r w:rsidRPr="00B250E8">
              <w:t>2916232</w:t>
            </w:r>
          </w:p>
        </w:tc>
      </w:tr>
      <w:tr w:rsidR="00B250E8" w:rsidRPr="00B250E8" w:rsidTr="00B250E8">
        <w:trPr>
          <w:trHeight w:val="288"/>
        </w:trPr>
        <w:tc>
          <w:tcPr>
            <w:tcW w:w="3539" w:type="dxa"/>
            <w:noWrap/>
            <w:hideMark/>
          </w:tcPr>
          <w:p w:rsidR="00B250E8" w:rsidRPr="00B250E8" w:rsidRDefault="00B250E8">
            <w:r w:rsidRPr="00B250E8">
              <w:t>idexperience</w:t>
            </w:r>
          </w:p>
        </w:tc>
        <w:tc>
          <w:tcPr>
            <w:tcW w:w="1134" w:type="dxa"/>
            <w:noWrap/>
            <w:hideMark/>
          </w:tcPr>
          <w:p w:rsidR="00B250E8" w:rsidRPr="00B250E8" w:rsidRDefault="00B250E8" w:rsidP="00B250E8">
            <w:r w:rsidRPr="00B250E8">
              <w:t>0,7</w:t>
            </w:r>
          </w:p>
        </w:tc>
        <w:tc>
          <w:tcPr>
            <w:tcW w:w="1109" w:type="dxa"/>
            <w:noWrap/>
            <w:hideMark/>
          </w:tcPr>
          <w:p w:rsidR="00B250E8" w:rsidRPr="00B250E8" w:rsidRDefault="00B250E8" w:rsidP="00B250E8">
            <w:r w:rsidRPr="00B250E8">
              <w:t>8555438</w:t>
            </w:r>
          </w:p>
        </w:tc>
      </w:tr>
      <w:tr w:rsidR="00B250E8" w:rsidRPr="00B250E8" w:rsidTr="00B250E8">
        <w:trPr>
          <w:trHeight w:val="288"/>
        </w:trPr>
        <w:tc>
          <w:tcPr>
            <w:tcW w:w="3539" w:type="dxa"/>
            <w:noWrap/>
            <w:hideMark/>
          </w:tcPr>
          <w:p w:rsidR="00B250E8" w:rsidRPr="00B250E8" w:rsidRDefault="00B250E8">
            <w:r w:rsidRPr="00B250E8">
              <w:t>experience</w:t>
            </w:r>
          </w:p>
        </w:tc>
        <w:tc>
          <w:tcPr>
            <w:tcW w:w="1134" w:type="dxa"/>
            <w:noWrap/>
            <w:hideMark/>
          </w:tcPr>
          <w:p w:rsidR="00B250E8" w:rsidRPr="00B250E8" w:rsidRDefault="00B250E8" w:rsidP="00B250E8">
            <w:r w:rsidRPr="00B250E8">
              <w:t>0,7</w:t>
            </w:r>
          </w:p>
        </w:tc>
        <w:tc>
          <w:tcPr>
            <w:tcW w:w="1109" w:type="dxa"/>
            <w:noWrap/>
            <w:hideMark/>
          </w:tcPr>
          <w:p w:rsidR="00B250E8" w:rsidRPr="00B250E8" w:rsidRDefault="00B250E8" w:rsidP="00B250E8">
            <w:r w:rsidRPr="00B250E8">
              <w:t>8555438</w:t>
            </w:r>
          </w:p>
        </w:tc>
      </w:tr>
      <w:tr w:rsidR="00B250E8" w:rsidRPr="00B250E8" w:rsidTr="00B250E8">
        <w:trPr>
          <w:trHeight w:val="288"/>
        </w:trPr>
        <w:tc>
          <w:tcPr>
            <w:tcW w:w="3539" w:type="dxa"/>
            <w:noWrap/>
            <w:hideMark/>
          </w:tcPr>
          <w:p w:rsidR="00B250E8" w:rsidRPr="00B250E8" w:rsidRDefault="00B250E8">
            <w:r w:rsidRPr="00B250E8">
              <w:t>source_category</w:t>
            </w:r>
          </w:p>
        </w:tc>
        <w:tc>
          <w:tcPr>
            <w:tcW w:w="1134" w:type="dxa"/>
            <w:noWrap/>
            <w:hideMark/>
          </w:tcPr>
          <w:p w:rsidR="00B250E8" w:rsidRPr="00B250E8" w:rsidRDefault="00B250E8" w:rsidP="00B250E8">
            <w:r w:rsidRPr="00B250E8">
              <w:t>0</w:t>
            </w:r>
          </w:p>
        </w:tc>
        <w:tc>
          <w:tcPr>
            <w:tcW w:w="1109" w:type="dxa"/>
            <w:noWrap/>
            <w:hideMark/>
          </w:tcPr>
          <w:p w:rsidR="00B250E8" w:rsidRPr="00B250E8" w:rsidRDefault="00B250E8" w:rsidP="00B250E8">
            <w:r w:rsidRPr="00B250E8">
              <w:t>0</w:t>
            </w:r>
          </w:p>
        </w:tc>
      </w:tr>
      <w:tr w:rsidR="00B250E8" w:rsidRPr="00B250E8" w:rsidTr="00B250E8">
        <w:trPr>
          <w:trHeight w:val="288"/>
        </w:trPr>
        <w:tc>
          <w:tcPr>
            <w:tcW w:w="3539" w:type="dxa"/>
            <w:noWrap/>
            <w:hideMark/>
          </w:tcPr>
          <w:p w:rsidR="00B250E8" w:rsidRPr="00B250E8" w:rsidRDefault="00B250E8">
            <w:r w:rsidRPr="00B250E8">
              <w:t>sourcecountry</w:t>
            </w:r>
          </w:p>
        </w:tc>
        <w:tc>
          <w:tcPr>
            <w:tcW w:w="1134" w:type="dxa"/>
            <w:noWrap/>
            <w:hideMark/>
          </w:tcPr>
          <w:p w:rsidR="00B250E8" w:rsidRPr="00B250E8" w:rsidRDefault="00B250E8" w:rsidP="00B250E8">
            <w:r w:rsidRPr="00B250E8">
              <w:t>0</w:t>
            </w:r>
          </w:p>
        </w:tc>
        <w:tc>
          <w:tcPr>
            <w:tcW w:w="1109" w:type="dxa"/>
            <w:noWrap/>
            <w:hideMark/>
          </w:tcPr>
          <w:p w:rsidR="00B250E8" w:rsidRPr="00B250E8" w:rsidRDefault="00B250E8" w:rsidP="00B250E8">
            <w:r w:rsidRPr="00B250E8">
              <w:t>0</w:t>
            </w:r>
          </w:p>
        </w:tc>
      </w:tr>
      <w:tr w:rsidR="00B250E8" w:rsidRPr="00B250E8" w:rsidTr="00B250E8">
        <w:trPr>
          <w:trHeight w:val="288"/>
        </w:trPr>
        <w:tc>
          <w:tcPr>
            <w:tcW w:w="3539" w:type="dxa"/>
            <w:noWrap/>
            <w:hideMark/>
          </w:tcPr>
          <w:p w:rsidR="00B250E8" w:rsidRPr="00B250E8" w:rsidRDefault="00B250E8">
            <w:r w:rsidRPr="00B250E8">
              <w:t>source</w:t>
            </w:r>
          </w:p>
        </w:tc>
        <w:tc>
          <w:tcPr>
            <w:tcW w:w="1134" w:type="dxa"/>
            <w:noWrap/>
            <w:hideMark/>
          </w:tcPr>
          <w:p w:rsidR="00B250E8" w:rsidRPr="00B250E8" w:rsidRDefault="00B250E8" w:rsidP="00B250E8">
            <w:r w:rsidRPr="00B250E8">
              <w:t>0</w:t>
            </w:r>
          </w:p>
        </w:tc>
        <w:tc>
          <w:tcPr>
            <w:tcW w:w="1109" w:type="dxa"/>
            <w:noWrap/>
            <w:hideMark/>
          </w:tcPr>
          <w:p w:rsidR="00B250E8" w:rsidRPr="00B250E8" w:rsidRDefault="00B250E8" w:rsidP="00B250E8">
            <w:r w:rsidRPr="00B250E8">
              <w:t>0</w:t>
            </w:r>
          </w:p>
        </w:tc>
      </w:tr>
      <w:tr w:rsidR="00B250E8" w:rsidRPr="00B250E8" w:rsidTr="00B250E8">
        <w:trPr>
          <w:trHeight w:val="288"/>
        </w:trPr>
        <w:tc>
          <w:tcPr>
            <w:tcW w:w="3539" w:type="dxa"/>
            <w:noWrap/>
            <w:hideMark/>
          </w:tcPr>
          <w:p w:rsidR="00B250E8" w:rsidRPr="00B250E8" w:rsidRDefault="00B250E8">
            <w:r w:rsidRPr="00B250E8">
              <w:t>site</w:t>
            </w:r>
          </w:p>
        </w:tc>
        <w:tc>
          <w:tcPr>
            <w:tcW w:w="1134" w:type="dxa"/>
            <w:noWrap/>
            <w:hideMark/>
          </w:tcPr>
          <w:p w:rsidR="00B250E8" w:rsidRPr="00B250E8" w:rsidRDefault="00B250E8" w:rsidP="00B250E8">
            <w:r w:rsidRPr="00B250E8">
              <w:t>0</w:t>
            </w:r>
          </w:p>
        </w:tc>
        <w:tc>
          <w:tcPr>
            <w:tcW w:w="1109" w:type="dxa"/>
            <w:noWrap/>
            <w:hideMark/>
          </w:tcPr>
          <w:p w:rsidR="00B250E8" w:rsidRPr="00B250E8" w:rsidRDefault="00B250E8" w:rsidP="00B250E8">
            <w:r w:rsidRPr="00B250E8">
              <w:t>0</w:t>
            </w:r>
          </w:p>
        </w:tc>
      </w:tr>
      <w:tr w:rsidR="00B250E8" w:rsidRPr="00B250E8" w:rsidTr="00B250E8">
        <w:trPr>
          <w:trHeight w:val="288"/>
        </w:trPr>
        <w:tc>
          <w:tcPr>
            <w:tcW w:w="3539" w:type="dxa"/>
            <w:noWrap/>
            <w:hideMark/>
          </w:tcPr>
          <w:p w:rsidR="00B250E8" w:rsidRPr="00B250E8" w:rsidRDefault="00B250E8">
            <w:r w:rsidRPr="00B250E8">
              <w:t>companyname</w:t>
            </w:r>
          </w:p>
        </w:tc>
        <w:tc>
          <w:tcPr>
            <w:tcW w:w="1134" w:type="dxa"/>
            <w:noWrap/>
            <w:hideMark/>
          </w:tcPr>
          <w:p w:rsidR="00B250E8" w:rsidRPr="00B250E8" w:rsidRDefault="00B250E8" w:rsidP="00B250E8">
            <w:r w:rsidRPr="00B250E8">
              <w:t>0</w:t>
            </w:r>
          </w:p>
        </w:tc>
        <w:tc>
          <w:tcPr>
            <w:tcW w:w="1109" w:type="dxa"/>
            <w:noWrap/>
            <w:hideMark/>
          </w:tcPr>
          <w:p w:rsidR="00B250E8" w:rsidRPr="00B250E8" w:rsidRDefault="00B250E8" w:rsidP="00B250E8">
            <w:r w:rsidRPr="00B250E8">
              <w:t>0</w:t>
            </w:r>
          </w:p>
        </w:tc>
      </w:tr>
    </w:tbl>
    <w:p w:rsidR="00B250E8" w:rsidRDefault="00B250E8" w:rsidP="00B250E8">
      <w:pPr>
        <w:rPr>
          <w:lang w:val="en-US"/>
        </w:rPr>
      </w:pPr>
    </w:p>
    <w:p w:rsidR="00FE7256" w:rsidRPr="00AA759B" w:rsidRDefault="00FE7256" w:rsidP="00A66625">
      <w:pPr>
        <w:jc w:val="both"/>
        <w:rPr>
          <w:lang w:val="en-US"/>
        </w:rPr>
      </w:pPr>
    </w:p>
    <w:sectPr w:rsidR="00FE7256" w:rsidRPr="00AA759B" w:rsidSect="00755F29">
      <w:headerReference w:type="default" r:id="rId26"/>
      <w:pgSz w:w="11906" w:h="16838"/>
      <w:pgMar w:top="1417" w:right="1417" w:bottom="1134" w:left="1417"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35BE2" w:rsidRDefault="00435BE2" w:rsidP="00CB0C88">
      <w:pPr>
        <w:spacing w:after="0" w:line="240" w:lineRule="auto"/>
      </w:pPr>
      <w:r>
        <w:separator/>
      </w:r>
    </w:p>
  </w:endnote>
  <w:endnote w:type="continuationSeparator" w:id="0">
    <w:p w:rsidR="00435BE2" w:rsidRDefault="00435BE2" w:rsidP="00CB0C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35BE2" w:rsidRDefault="00435BE2" w:rsidP="00CB0C88">
      <w:pPr>
        <w:spacing w:after="0" w:line="240" w:lineRule="auto"/>
      </w:pPr>
      <w:r>
        <w:separator/>
      </w:r>
    </w:p>
  </w:footnote>
  <w:footnote w:type="continuationSeparator" w:id="0">
    <w:p w:rsidR="00435BE2" w:rsidRDefault="00435BE2" w:rsidP="00CB0C88">
      <w:pPr>
        <w:spacing w:after="0" w:line="240" w:lineRule="auto"/>
      </w:pPr>
      <w:r>
        <w:continuationSeparator/>
      </w:r>
    </w:p>
  </w:footnote>
  <w:footnote w:id="1">
    <w:p w:rsidR="00435BE2" w:rsidRPr="0091587C" w:rsidRDefault="00435BE2" w:rsidP="005F5913">
      <w:pPr>
        <w:pStyle w:val="Funotentext"/>
        <w:rPr>
          <w:lang w:val="en-GB"/>
        </w:rPr>
      </w:pPr>
      <w:r w:rsidRPr="0091587C">
        <w:rPr>
          <w:rStyle w:val="Funotenzeichen"/>
          <w:lang w:val="en-GB"/>
        </w:rPr>
        <w:footnoteRef/>
      </w:r>
      <w:r w:rsidRPr="0091587C">
        <w:rPr>
          <w:lang w:val="en-GB"/>
        </w:rPr>
        <w:t xml:space="preserve"> </w:t>
      </w:r>
      <w:r w:rsidR="00B42AE6">
        <w:rPr>
          <w:lang w:val="en-GB"/>
        </w:rPr>
        <w:t xml:space="preserve">As shown in </w:t>
      </w:r>
      <w:r w:rsidR="00B42AE6">
        <w:rPr>
          <w:lang w:val="en-GB"/>
        </w:rPr>
        <w:fldChar w:fldCharType="begin"/>
      </w:r>
      <w:r w:rsidR="00B42AE6">
        <w:rPr>
          <w:lang w:val="en-GB"/>
        </w:rPr>
        <w:instrText xml:space="preserve"> REF _Ref50381474 \h </w:instrText>
      </w:r>
      <w:r w:rsidR="00B42AE6">
        <w:rPr>
          <w:lang w:val="en-GB"/>
        </w:rPr>
      </w:r>
      <w:r w:rsidR="00B42AE6">
        <w:rPr>
          <w:lang w:val="en-GB"/>
        </w:rPr>
        <w:fldChar w:fldCharType="separate"/>
      </w:r>
      <w:r w:rsidR="00B42AE6" w:rsidRPr="00AA7210">
        <w:rPr>
          <w:lang w:val="en-GB"/>
        </w:rPr>
        <w:t xml:space="preserve">Figure </w:t>
      </w:r>
      <w:r w:rsidR="00B42AE6" w:rsidRPr="00AA7210">
        <w:rPr>
          <w:noProof/>
          <w:lang w:val="en-GB"/>
        </w:rPr>
        <w:t>10</w:t>
      </w:r>
      <w:r w:rsidR="00B42AE6">
        <w:rPr>
          <w:lang w:val="en-GB"/>
        </w:rPr>
        <w:fldChar w:fldCharType="end"/>
      </w:r>
      <w:r w:rsidR="00B42AE6">
        <w:rPr>
          <w:lang w:val="en-GB"/>
        </w:rPr>
        <w:t>, w</w:t>
      </w:r>
      <w:r w:rsidRPr="0091587C">
        <w:rPr>
          <w:lang w:val="en-GB"/>
        </w:rPr>
        <w:t xml:space="preserve">e also perform the same analysis with validity periods of 20 days and 40 days, in order to ensure robustness of the </w:t>
      </w:r>
      <w:r>
        <w:rPr>
          <w:lang w:val="en-GB"/>
        </w:rPr>
        <w:t>chosen timeframe. The results scale almost linearly with the length of the validity period.</w:t>
      </w:r>
      <w:r w:rsidR="00B42AE6">
        <w:rPr>
          <w:lang w:val="en-GB"/>
        </w:rPr>
        <w:t xml:space="preserve"> See also </w:t>
      </w:r>
      <w:r w:rsidR="00B42AE6">
        <w:rPr>
          <w:lang w:val="en-US"/>
        </w:rPr>
        <w:t>ESSnet WP 1.</w:t>
      </w:r>
    </w:p>
  </w:footnote>
  <w:footnote w:id="2">
    <w:p w:rsidR="009B44CA" w:rsidRDefault="009B44CA">
      <w:pPr>
        <w:pStyle w:val="Funotentext"/>
      </w:pPr>
      <w:r>
        <w:rPr>
          <w:rStyle w:val="Funotenzeichen"/>
        </w:rPr>
        <w:footnoteRef/>
      </w:r>
      <w:r>
        <w:t xml:space="preserve"> Compare Sacchi, S. </w:t>
      </w:r>
      <w:r w:rsidR="00931128">
        <w:t xml:space="preserve">2008, </w:t>
      </w:r>
      <w:r>
        <w:t xml:space="preserve">Methodische Grundlagen </w:t>
      </w:r>
      <w:r w:rsidRPr="009B44CA">
        <w:t>Stellenmarkt-Monitor Schweiz</w:t>
      </w:r>
      <w:r>
        <w:t xml:space="preserve">, </w:t>
      </w:r>
      <w:r w:rsidR="00931128">
        <w:t>Universität Zürich.</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35BE2" w:rsidRPr="00F30B81" w:rsidRDefault="00435BE2" w:rsidP="00CB0C88">
    <w:pPr>
      <w:pStyle w:val="Kopfzeile"/>
      <w:rPr>
        <w:sz w:val="20"/>
        <w:szCs w:val="20"/>
        <w:u w:val="single"/>
      </w:rPr>
    </w:pPr>
    <w:r>
      <w:rPr>
        <w:sz w:val="20"/>
        <w:szCs w:val="20"/>
        <w:u w:val="single"/>
      </w:rPr>
      <w:t>Destatis</w:t>
    </w:r>
    <w:r w:rsidRPr="00F30B81">
      <w:rPr>
        <w:sz w:val="20"/>
        <w:szCs w:val="20"/>
        <w:u w:val="single"/>
      </w:rPr>
      <w:tab/>
    </w:r>
    <w:r>
      <w:rPr>
        <w:sz w:val="20"/>
        <w:szCs w:val="20"/>
        <w:u w:val="single"/>
      </w:rPr>
      <w:t>July 2020</w:t>
    </w:r>
    <w:r w:rsidRPr="00F30B81">
      <w:rPr>
        <w:sz w:val="20"/>
        <w:szCs w:val="20"/>
        <w:u w:val="single"/>
      </w:rPr>
      <w:tab/>
      <w:t xml:space="preserve">Seite </w:t>
    </w:r>
    <w:r w:rsidRPr="00F30B81">
      <w:rPr>
        <w:rStyle w:val="Seitenzahl"/>
        <w:sz w:val="20"/>
        <w:szCs w:val="20"/>
        <w:u w:val="single"/>
      </w:rPr>
      <w:fldChar w:fldCharType="begin"/>
    </w:r>
    <w:r w:rsidRPr="00F30B81">
      <w:rPr>
        <w:rStyle w:val="Seitenzahl"/>
        <w:sz w:val="20"/>
        <w:szCs w:val="20"/>
        <w:u w:val="single"/>
      </w:rPr>
      <w:instrText xml:space="preserve"> PAGE </w:instrText>
    </w:r>
    <w:r w:rsidRPr="00F30B81">
      <w:rPr>
        <w:rStyle w:val="Seitenzahl"/>
        <w:sz w:val="20"/>
        <w:szCs w:val="20"/>
        <w:u w:val="single"/>
      </w:rPr>
      <w:fldChar w:fldCharType="separate"/>
    </w:r>
    <w:r w:rsidR="009B5DFD">
      <w:rPr>
        <w:rStyle w:val="Seitenzahl"/>
        <w:noProof/>
        <w:sz w:val="20"/>
        <w:szCs w:val="20"/>
        <w:u w:val="single"/>
      </w:rPr>
      <w:t>1</w:t>
    </w:r>
    <w:r w:rsidRPr="00F30B81">
      <w:rPr>
        <w:rStyle w:val="Seitenzahl"/>
        <w:sz w:val="20"/>
        <w:szCs w:val="20"/>
        <w:u w:val="single"/>
      </w:rPr>
      <w:fldChar w:fldCharType="end"/>
    </w:r>
    <w:r w:rsidRPr="00F30B81">
      <w:rPr>
        <w:rStyle w:val="Seitenzahl"/>
        <w:sz w:val="20"/>
        <w:szCs w:val="20"/>
        <w:u w:val="single"/>
      </w:rPr>
      <w:t xml:space="preserve"> von </w:t>
    </w:r>
    <w:r w:rsidRPr="00F30B81">
      <w:rPr>
        <w:rStyle w:val="Seitenzahl"/>
        <w:sz w:val="20"/>
        <w:szCs w:val="20"/>
        <w:u w:val="single"/>
      </w:rPr>
      <w:fldChar w:fldCharType="begin"/>
    </w:r>
    <w:r w:rsidRPr="00F30B81">
      <w:rPr>
        <w:rStyle w:val="Seitenzahl"/>
        <w:sz w:val="20"/>
        <w:szCs w:val="20"/>
        <w:u w:val="single"/>
      </w:rPr>
      <w:instrText xml:space="preserve"> NUMPAGES </w:instrText>
    </w:r>
    <w:r w:rsidRPr="00F30B81">
      <w:rPr>
        <w:rStyle w:val="Seitenzahl"/>
        <w:sz w:val="20"/>
        <w:szCs w:val="20"/>
        <w:u w:val="single"/>
      </w:rPr>
      <w:fldChar w:fldCharType="separate"/>
    </w:r>
    <w:r w:rsidR="009B5DFD">
      <w:rPr>
        <w:rStyle w:val="Seitenzahl"/>
        <w:noProof/>
        <w:sz w:val="20"/>
        <w:szCs w:val="20"/>
        <w:u w:val="single"/>
      </w:rPr>
      <w:t>14</w:t>
    </w:r>
    <w:r w:rsidRPr="00F30B81">
      <w:rPr>
        <w:rStyle w:val="Seitenzahl"/>
        <w:sz w:val="20"/>
        <w:szCs w:val="20"/>
        <w:u w:val="single"/>
      </w:rPr>
      <w:fldChar w:fldCharType="end"/>
    </w:r>
  </w:p>
  <w:p w:rsidR="00435BE2" w:rsidRDefault="00435BE2">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29E4C55"/>
    <w:multiLevelType w:val="multilevel"/>
    <w:tmpl w:val="04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1" w15:restartNumberingAfterBreak="0">
    <w:nsid w:val="7B0E2D81"/>
    <w:multiLevelType w:val="multilevel"/>
    <w:tmpl w:val="E2CE88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De Lazzer, Jakob (F205)">
    <w15:presenceInfo w15:providerId="None" w15:userId="De Lazzer, Jakob (F20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6"/>
  <w:activeWritingStyle w:appName="MSWord" w:lang="de-DE" w:vendorID="64" w:dllVersion="131078" w:nlCheck="1" w:checkStyle="0"/>
  <w:activeWritingStyle w:appName="MSWord" w:lang="en-US" w:vendorID="64" w:dllVersion="131078" w:nlCheck="1" w:checkStyle="1"/>
  <w:activeWritingStyle w:appName="MSWord" w:lang="en-GB" w:vendorID="64" w:dllVersion="131078" w:nlCheck="1" w:checkStyle="1"/>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92099"/>
    <w:rsid w:val="00000C0D"/>
    <w:rsid w:val="00006CA8"/>
    <w:rsid w:val="000171D3"/>
    <w:rsid w:val="00047572"/>
    <w:rsid w:val="0005189F"/>
    <w:rsid w:val="000830F4"/>
    <w:rsid w:val="00093B83"/>
    <w:rsid w:val="000A2240"/>
    <w:rsid w:val="000A61D7"/>
    <w:rsid w:val="000C39FB"/>
    <w:rsid w:val="000D5EFD"/>
    <w:rsid w:val="001077AA"/>
    <w:rsid w:val="00114EF3"/>
    <w:rsid w:val="00115A09"/>
    <w:rsid w:val="0012357E"/>
    <w:rsid w:val="00130CA0"/>
    <w:rsid w:val="00133579"/>
    <w:rsid w:val="001445B5"/>
    <w:rsid w:val="00145E27"/>
    <w:rsid w:val="001519EF"/>
    <w:rsid w:val="00157243"/>
    <w:rsid w:val="00157496"/>
    <w:rsid w:val="001647FD"/>
    <w:rsid w:val="001B6DCC"/>
    <w:rsid w:val="001D383C"/>
    <w:rsid w:val="001D7D4D"/>
    <w:rsid w:val="001E6801"/>
    <w:rsid w:val="00215C41"/>
    <w:rsid w:val="00226C4F"/>
    <w:rsid w:val="0023445B"/>
    <w:rsid w:val="00235FE6"/>
    <w:rsid w:val="00237E6A"/>
    <w:rsid w:val="00251DEE"/>
    <w:rsid w:val="0025422E"/>
    <w:rsid w:val="00260B96"/>
    <w:rsid w:val="00261A12"/>
    <w:rsid w:val="00263D34"/>
    <w:rsid w:val="002C1A01"/>
    <w:rsid w:val="002C4614"/>
    <w:rsid w:val="002D3F90"/>
    <w:rsid w:val="002E1412"/>
    <w:rsid w:val="002E6E42"/>
    <w:rsid w:val="00312351"/>
    <w:rsid w:val="0031626F"/>
    <w:rsid w:val="00320C2E"/>
    <w:rsid w:val="00347A1C"/>
    <w:rsid w:val="003D2760"/>
    <w:rsid w:val="00407155"/>
    <w:rsid w:val="004272A2"/>
    <w:rsid w:val="00427F9F"/>
    <w:rsid w:val="00430001"/>
    <w:rsid w:val="00432F44"/>
    <w:rsid w:val="00435BE2"/>
    <w:rsid w:val="0044562A"/>
    <w:rsid w:val="00465682"/>
    <w:rsid w:val="00485483"/>
    <w:rsid w:val="004E3B95"/>
    <w:rsid w:val="004E65A1"/>
    <w:rsid w:val="00512795"/>
    <w:rsid w:val="0053418C"/>
    <w:rsid w:val="00552FB3"/>
    <w:rsid w:val="005771A8"/>
    <w:rsid w:val="005875E2"/>
    <w:rsid w:val="005D36E0"/>
    <w:rsid w:val="005F5913"/>
    <w:rsid w:val="005F5B7B"/>
    <w:rsid w:val="00624B96"/>
    <w:rsid w:val="00624F55"/>
    <w:rsid w:val="00635745"/>
    <w:rsid w:val="00643F35"/>
    <w:rsid w:val="00673AF6"/>
    <w:rsid w:val="00680F46"/>
    <w:rsid w:val="00684964"/>
    <w:rsid w:val="00695AD3"/>
    <w:rsid w:val="006A7986"/>
    <w:rsid w:val="006B1DFB"/>
    <w:rsid w:val="006C3F3F"/>
    <w:rsid w:val="006E1454"/>
    <w:rsid w:val="006E21AB"/>
    <w:rsid w:val="006F7DF4"/>
    <w:rsid w:val="007018A9"/>
    <w:rsid w:val="00711C89"/>
    <w:rsid w:val="007123DB"/>
    <w:rsid w:val="007235C1"/>
    <w:rsid w:val="007549CF"/>
    <w:rsid w:val="00755F29"/>
    <w:rsid w:val="00791841"/>
    <w:rsid w:val="00792099"/>
    <w:rsid w:val="00793264"/>
    <w:rsid w:val="007C1380"/>
    <w:rsid w:val="00816A20"/>
    <w:rsid w:val="00831140"/>
    <w:rsid w:val="008346AA"/>
    <w:rsid w:val="008459E8"/>
    <w:rsid w:val="00860183"/>
    <w:rsid w:val="00865D3A"/>
    <w:rsid w:val="008A0801"/>
    <w:rsid w:val="008A46E4"/>
    <w:rsid w:val="008B514E"/>
    <w:rsid w:val="00902CDE"/>
    <w:rsid w:val="00906004"/>
    <w:rsid w:val="0091587C"/>
    <w:rsid w:val="009260DB"/>
    <w:rsid w:val="00931128"/>
    <w:rsid w:val="0096463A"/>
    <w:rsid w:val="00991638"/>
    <w:rsid w:val="009A1A91"/>
    <w:rsid w:val="009B3EE6"/>
    <w:rsid w:val="009B44CA"/>
    <w:rsid w:val="009B5DFD"/>
    <w:rsid w:val="009C0A15"/>
    <w:rsid w:val="009F0514"/>
    <w:rsid w:val="009F1757"/>
    <w:rsid w:val="00A12E13"/>
    <w:rsid w:val="00A2150D"/>
    <w:rsid w:val="00A22611"/>
    <w:rsid w:val="00A529BC"/>
    <w:rsid w:val="00A60BB0"/>
    <w:rsid w:val="00A66625"/>
    <w:rsid w:val="00A8645D"/>
    <w:rsid w:val="00A97116"/>
    <w:rsid w:val="00AA7210"/>
    <w:rsid w:val="00AA759B"/>
    <w:rsid w:val="00B209F6"/>
    <w:rsid w:val="00B250E8"/>
    <w:rsid w:val="00B33AE1"/>
    <w:rsid w:val="00B42AE6"/>
    <w:rsid w:val="00B519E8"/>
    <w:rsid w:val="00B74CA3"/>
    <w:rsid w:val="00B912F5"/>
    <w:rsid w:val="00B97090"/>
    <w:rsid w:val="00BD4001"/>
    <w:rsid w:val="00BD5339"/>
    <w:rsid w:val="00BD65EE"/>
    <w:rsid w:val="00BD6F26"/>
    <w:rsid w:val="00BE0A0E"/>
    <w:rsid w:val="00BE59DB"/>
    <w:rsid w:val="00C06C8A"/>
    <w:rsid w:val="00C14D84"/>
    <w:rsid w:val="00C24CAA"/>
    <w:rsid w:val="00C42FD5"/>
    <w:rsid w:val="00C467F4"/>
    <w:rsid w:val="00C508BE"/>
    <w:rsid w:val="00C65B97"/>
    <w:rsid w:val="00C732D8"/>
    <w:rsid w:val="00CB0C88"/>
    <w:rsid w:val="00CC3CA5"/>
    <w:rsid w:val="00CE1D1B"/>
    <w:rsid w:val="00D0135B"/>
    <w:rsid w:val="00D14AC2"/>
    <w:rsid w:val="00D21D57"/>
    <w:rsid w:val="00D33F1B"/>
    <w:rsid w:val="00D40666"/>
    <w:rsid w:val="00D46BB2"/>
    <w:rsid w:val="00D560B3"/>
    <w:rsid w:val="00D63F84"/>
    <w:rsid w:val="00D66016"/>
    <w:rsid w:val="00D74FF5"/>
    <w:rsid w:val="00DA37E4"/>
    <w:rsid w:val="00DA4912"/>
    <w:rsid w:val="00DB37A0"/>
    <w:rsid w:val="00DC1E60"/>
    <w:rsid w:val="00DC5375"/>
    <w:rsid w:val="00DC5706"/>
    <w:rsid w:val="00DC5DBE"/>
    <w:rsid w:val="00DF6D17"/>
    <w:rsid w:val="00E04D6A"/>
    <w:rsid w:val="00E20732"/>
    <w:rsid w:val="00E2737D"/>
    <w:rsid w:val="00E82F7A"/>
    <w:rsid w:val="00E90A51"/>
    <w:rsid w:val="00EB127F"/>
    <w:rsid w:val="00ED7609"/>
    <w:rsid w:val="00EE1C01"/>
    <w:rsid w:val="00F032E8"/>
    <w:rsid w:val="00F10AE6"/>
    <w:rsid w:val="00F17EDA"/>
    <w:rsid w:val="00F26AD6"/>
    <w:rsid w:val="00F36265"/>
    <w:rsid w:val="00F36B8F"/>
    <w:rsid w:val="00F54652"/>
    <w:rsid w:val="00F64F58"/>
    <w:rsid w:val="00F73361"/>
    <w:rsid w:val="00F829F2"/>
    <w:rsid w:val="00FD1D4B"/>
    <w:rsid w:val="00FD236B"/>
    <w:rsid w:val="00FD3A2C"/>
    <w:rsid w:val="00FD4EF4"/>
    <w:rsid w:val="00FD736F"/>
    <w:rsid w:val="00FE42E7"/>
    <w:rsid w:val="00FE5AD6"/>
    <w:rsid w:val="00FE66FA"/>
    <w:rsid w:val="00FE7256"/>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14:docId w14:val="2C5CDB04"/>
  <w15:docId w15:val="{F0488677-97DC-4313-8CBF-60884D3364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paragraph" w:styleId="berschrift1">
    <w:name w:val="heading 1"/>
    <w:basedOn w:val="Standard"/>
    <w:next w:val="Standard"/>
    <w:link w:val="berschrift1Zchn"/>
    <w:uiPriority w:val="9"/>
    <w:qFormat/>
    <w:rsid w:val="00792099"/>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DF6D17"/>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DF6D17"/>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berschrift4">
    <w:name w:val="heading 4"/>
    <w:basedOn w:val="Standard"/>
    <w:next w:val="Standard"/>
    <w:link w:val="berschrift4Zchn"/>
    <w:uiPriority w:val="9"/>
    <w:semiHidden/>
    <w:unhideWhenUsed/>
    <w:qFormat/>
    <w:rsid w:val="009F0514"/>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berschrift5">
    <w:name w:val="heading 5"/>
    <w:basedOn w:val="Standard"/>
    <w:next w:val="Standard"/>
    <w:link w:val="berschrift5Zchn"/>
    <w:uiPriority w:val="9"/>
    <w:semiHidden/>
    <w:unhideWhenUsed/>
    <w:qFormat/>
    <w:rsid w:val="009F0514"/>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semiHidden/>
    <w:unhideWhenUsed/>
    <w:qFormat/>
    <w:rsid w:val="009F0514"/>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semiHidden/>
    <w:unhideWhenUsed/>
    <w:qFormat/>
    <w:rsid w:val="009F0514"/>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9F0514"/>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9F0514"/>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792099"/>
    <w:rPr>
      <w:rFonts w:asciiTheme="majorHAnsi" w:eastAsiaTheme="majorEastAsia" w:hAnsiTheme="majorHAnsi" w:cstheme="majorBidi"/>
      <w:b/>
      <w:bCs/>
      <w:color w:val="365F91" w:themeColor="accent1" w:themeShade="BF"/>
      <w:sz w:val="28"/>
      <w:szCs w:val="28"/>
    </w:rPr>
  </w:style>
  <w:style w:type="character" w:styleId="Platzhaltertext">
    <w:name w:val="Placeholder Text"/>
    <w:basedOn w:val="Absatz-Standardschriftart"/>
    <w:uiPriority w:val="99"/>
    <w:semiHidden/>
    <w:rsid w:val="009C0A15"/>
    <w:rPr>
      <w:color w:val="808080"/>
    </w:rPr>
  </w:style>
  <w:style w:type="paragraph" w:styleId="Sprechblasentext">
    <w:name w:val="Balloon Text"/>
    <w:basedOn w:val="Standard"/>
    <w:link w:val="SprechblasentextZchn"/>
    <w:uiPriority w:val="99"/>
    <w:semiHidden/>
    <w:unhideWhenUsed/>
    <w:rsid w:val="009C0A15"/>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9C0A15"/>
    <w:rPr>
      <w:rFonts w:ascii="Tahoma" w:hAnsi="Tahoma" w:cs="Tahoma"/>
      <w:sz w:val="16"/>
      <w:szCs w:val="16"/>
    </w:rPr>
  </w:style>
  <w:style w:type="character" w:styleId="IntensiveHervorhebung">
    <w:name w:val="Intense Emphasis"/>
    <w:basedOn w:val="Absatz-Standardschriftart"/>
    <w:uiPriority w:val="21"/>
    <w:qFormat/>
    <w:rsid w:val="00226C4F"/>
    <w:rPr>
      <w:b/>
      <w:bCs/>
      <w:i/>
      <w:iCs/>
      <w:color w:val="4F81BD" w:themeColor="accent1"/>
    </w:rPr>
  </w:style>
  <w:style w:type="character" w:styleId="SchwacheHervorhebung">
    <w:name w:val="Subtle Emphasis"/>
    <w:basedOn w:val="Absatz-Standardschriftart"/>
    <w:uiPriority w:val="19"/>
    <w:qFormat/>
    <w:rsid w:val="00BD65EE"/>
    <w:rPr>
      <w:i/>
      <w:iCs/>
      <w:color w:val="808080" w:themeColor="text1" w:themeTint="7F"/>
    </w:rPr>
  </w:style>
  <w:style w:type="character" w:customStyle="1" w:styleId="berschrift2Zchn">
    <w:name w:val="Überschrift 2 Zchn"/>
    <w:basedOn w:val="Absatz-Standardschriftart"/>
    <w:link w:val="berschrift2"/>
    <w:uiPriority w:val="9"/>
    <w:rsid w:val="00DF6D17"/>
    <w:rPr>
      <w:rFonts w:asciiTheme="majorHAnsi" w:eastAsiaTheme="majorEastAsia" w:hAnsiTheme="majorHAnsi" w:cstheme="majorBidi"/>
      <w:b/>
      <w:bCs/>
      <w:color w:val="4F81BD" w:themeColor="accent1"/>
      <w:sz w:val="26"/>
      <w:szCs w:val="26"/>
    </w:rPr>
  </w:style>
  <w:style w:type="character" w:customStyle="1" w:styleId="berschrift3Zchn">
    <w:name w:val="Überschrift 3 Zchn"/>
    <w:basedOn w:val="Absatz-Standardschriftart"/>
    <w:link w:val="berschrift3"/>
    <w:uiPriority w:val="9"/>
    <w:rsid w:val="00DF6D17"/>
    <w:rPr>
      <w:rFonts w:asciiTheme="majorHAnsi" w:eastAsiaTheme="majorEastAsia" w:hAnsiTheme="majorHAnsi" w:cstheme="majorBidi"/>
      <w:b/>
      <w:bCs/>
      <w:color w:val="4F81BD" w:themeColor="accent1"/>
    </w:rPr>
  </w:style>
  <w:style w:type="paragraph" w:styleId="Beschriftung">
    <w:name w:val="caption"/>
    <w:basedOn w:val="Standard"/>
    <w:next w:val="Standard"/>
    <w:uiPriority w:val="35"/>
    <w:unhideWhenUsed/>
    <w:qFormat/>
    <w:rsid w:val="0025422E"/>
    <w:pPr>
      <w:spacing w:line="240" w:lineRule="auto"/>
    </w:pPr>
    <w:rPr>
      <w:b/>
      <w:bCs/>
      <w:color w:val="4F81BD" w:themeColor="accent1"/>
      <w:sz w:val="18"/>
      <w:szCs w:val="18"/>
    </w:rPr>
  </w:style>
  <w:style w:type="paragraph" w:styleId="Kopfzeile">
    <w:name w:val="header"/>
    <w:basedOn w:val="Standard"/>
    <w:link w:val="KopfzeileZchn"/>
    <w:unhideWhenUsed/>
    <w:rsid w:val="00CB0C88"/>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CB0C88"/>
  </w:style>
  <w:style w:type="paragraph" w:styleId="Fuzeile">
    <w:name w:val="footer"/>
    <w:basedOn w:val="Standard"/>
    <w:link w:val="FuzeileZchn"/>
    <w:uiPriority w:val="99"/>
    <w:unhideWhenUsed/>
    <w:rsid w:val="00CB0C8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CB0C88"/>
  </w:style>
  <w:style w:type="character" w:styleId="Seitenzahl">
    <w:name w:val="page number"/>
    <w:basedOn w:val="Absatz-Standardschriftart"/>
    <w:rsid w:val="00CB0C88"/>
  </w:style>
  <w:style w:type="paragraph" w:styleId="KeinLeerraum">
    <w:name w:val="No Spacing"/>
    <w:uiPriority w:val="1"/>
    <w:qFormat/>
    <w:rsid w:val="00EE1C01"/>
    <w:pPr>
      <w:spacing w:after="0" w:line="240" w:lineRule="auto"/>
    </w:pPr>
  </w:style>
  <w:style w:type="character" w:styleId="Hervorhebung">
    <w:name w:val="Emphasis"/>
    <w:basedOn w:val="Absatz-Standardschriftart"/>
    <w:uiPriority w:val="20"/>
    <w:qFormat/>
    <w:rsid w:val="00991638"/>
    <w:rPr>
      <w:i/>
      <w:iCs/>
    </w:rPr>
  </w:style>
  <w:style w:type="table" w:styleId="Tabellenraster">
    <w:name w:val="Table Grid"/>
    <w:basedOn w:val="NormaleTabelle"/>
    <w:uiPriority w:val="59"/>
    <w:rsid w:val="00816A2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4Zchn">
    <w:name w:val="Überschrift 4 Zchn"/>
    <w:basedOn w:val="Absatz-Standardschriftart"/>
    <w:link w:val="berschrift4"/>
    <w:uiPriority w:val="9"/>
    <w:semiHidden/>
    <w:rsid w:val="009F0514"/>
    <w:rPr>
      <w:rFonts w:asciiTheme="majorHAnsi" w:eastAsiaTheme="majorEastAsia" w:hAnsiTheme="majorHAnsi" w:cstheme="majorBidi"/>
      <w:b/>
      <w:bCs/>
      <w:i/>
      <w:iCs/>
      <w:color w:val="4F81BD" w:themeColor="accent1"/>
    </w:rPr>
  </w:style>
  <w:style w:type="character" w:customStyle="1" w:styleId="berschrift5Zchn">
    <w:name w:val="Überschrift 5 Zchn"/>
    <w:basedOn w:val="Absatz-Standardschriftart"/>
    <w:link w:val="berschrift5"/>
    <w:uiPriority w:val="9"/>
    <w:semiHidden/>
    <w:rsid w:val="009F0514"/>
    <w:rPr>
      <w:rFonts w:asciiTheme="majorHAnsi" w:eastAsiaTheme="majorEastAsia" w:hAnsiTheme="majorHAnsi" w:cstheme="majorBidi"/>
      <w:color w:val="243F60" w:themeColor="accent1" w:themeShade="7F"/>
    </w:rPr>
  </w:style>
  <w:style w:type="character" w:customStyle="1" w:styleId="berschrift6Zchn">
    <w:name w:val="Überschrift 6 Zchn"/>
    <w:basedOn w:val="Absatz-Standardschriftart"/>
    <w:link w:val="berschrift6"/>
    <w:uiPriority w:val="9"/>
    <w:semiHidden/>
    <w:rsid w:val="009F0514"/>
    <w:rPr>
      <w:rFonts w:asciiTheme="majorHAnsi" w:eastAsiaTheme="majorEastAsia" w:hAnsiTheme="majorHAnsi" w:cstheme="majorBidi"/>
      <w:i/>
      <w:iCs/>
      <w:color w:val="243F60" w:themeColor="accent1" w:themeShade="7F"/>
    </w:rPr>
  </w:style>
  <w:style w:type="character" w:customStyle="1" w:styleId="berschrift7Zchn">
    <w:name w:val="Überschrift 7 Zchn"/>
    <w:basedOn w:val="Absatz-Standardschriftart"/>
    <w:link w:val="berschrift7"/>
    <w:uiPriority w:val="9"/>
    <w:semiHidden/>
    <w:rsid w:val="009F0514"/>
    <w:rPr>
      <w:rFonts w:asciiTheme="majorHAnsi" w:eastAsiaTheme="majorEastAsia" w:hAnsiTheme="majorHAnsi" w:cstheme="majorBidi"/>
      <w:i/>
      <w:iCs/>
      <w:color w:val="404040" w:themeColor="text1" w:themeTint="BF"/>
    </w:rPr>
  </w:style>
  <w:style w:type="character" w:customStyle="1" w:styleId="berschrift8Zchn">
    <w:name w:val="Überschrift 8 Zchn"/>
    <w:basedOn w:val="Absatz-Standardschriftart"/>
    <w:link w:val="berschrift8"/>
    <w:uiPriority w:val="9"/>
    <w:semiHidden/>
    <w:rsid w:val="009F0514"/>
    <w:rPr>
      <w:rFonts w:asciiTheme="majorHAnsi" w:eastAsiaTheme="majorEastAsia" w:hAnsiTheme="majorHAnsi" w:cstheme="majorBidi"/>
      <w:color w:val="404040" w:themeColor="text1" w:themeTint="BF"/>
      <w:sz w:val="20"/>
      <w:szCs w:val="20"/>
    </w:rPr>
  </w:style>
  <w:style w:type="character" w:customStyle="1" w:styleId="berschrift9Zchn">
    <w:name w:val="Überschrift 9 Zchn"/>
    <w:basedOn w:val="Absatz-Standardschriftart"/>
    <w:link w:val="berschrift9"/>
    <w:uiPriority w:val="9"/>
    <w:semiHidden/>
    <w:rsid w:val="009F0514"/>
    <w:rPr>
      <w:rFonts w:asciiTheme="majorHAnsi" w:eastAsiaTheme="majorEastAsia" w:hAnsiTheme="majorHAnsi" w:cstheme="majorBidi"/>
      <w:i/>
      <w:iCs/>
      <w:color w:val="404040" w:themeColor="text1" w:themeTint="BF"/>
      <w:sz w:val="20"/>
      <w:szCs w:val="20"/>
    </w:rPr>
  </w:style>
  <w:style w:type="paragraph" w:styleId="Titel">
    <w:name w:val="Title"/>
    <w:basedOn w:val="Standard"/>
    <w:next w:val="Standard"/>
    <w:link w:val="TitelZchn"/>
    <w:uiPriority w:val="10"/>
    <w:qFormat/>
    <w:rsid w:val="004E65A1"/>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Zchn">
    <w:name w:val="Titel Zchn"/>
    <w:basedOn w:val="Absatz-Standardschriftart"/>
    <w:link w:val="Titel"/>
    <w:uiPriority w:val="10"/>
    <w:rsid w:val="004E65A1"/>
    <w:rPr>
      <w:rFonts w:asciiTheme="majorHAnsi" w:eastAsiaTheme="majorEastAsia" w:hAnsiTheme="majorHAnsi" w:cstheme="majorBidi"/>
      <w:color w:val="17365D" w:themeColor="text2" w:themeShade="BF"/>
      <w:spacing w:val="5"/>
      <w:kern w:val="28"/>
      <w:sz w:val="52"/>
      <w:szCs w:val="52"/>
    </w:rPr>
  </w:style>
  <w:style w:type="character" w:styleId="Hyperlink">
    <w:name w:val="Hyperlink"/>
    <w:uiPriority w:val="99"/>
    <w:rsid w:val="00006CA8"/>
    <w:rPr>
      <w:color w:val="0000FF"/>
      <w:u w:val="single"/>
    </w:rPr>
  </w:style>
  <w:style w:type="paragraph" w:styleId="Funotentext">
    <w:name w:val="footnote text"/>
    <w:basedOn w:val="Standard"/>
    <w:link w:val="FunotentextZchn"/>
    <w:uiPriority w:val="99"/>
    <w:semiHidden/>
    <w:unhideWhenUsed/>
    <w:rsid w:val="0091587C"/>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91587C"/>
    <w:rPr>
      <w:sz w:val="20"/>
      <w:szCs w:val="20"/>
    </w:rPr>
  </w:style>
  <w:style w:type="character" w:styleId="Funotenzeichen">
    <w:name w:val="footnote reference"/>
    <w:basedOn w:val="Absatz-Standardschriftart"/>
    <w:uiPriority w:val="99"/>
    <w:semiHidden/>
    <w:unhideWhenUsed/>
    <w:rsid w:val="0091587C"/>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5303656">
      <w:bodyDiv w:val="1"/>
      <w:marLeft w:val="0"/>
      <w:marRight w:val="0"/>
      <w:marTop w:val="0"/>
      <w:marBottom w:val="0"/>
      <w:divBdr>
        <w:top w:val="none" w:sz="0" w:space="0" w:color="auto"/>
        <w:left w:val="none" w:sz="0" w:space="0" w:color="auto"/>
        <w:bottom w:val="none" w:sz="0" w:space="0" w:color="auto"/>
        <w:right w:val="none" w:sz="0" w:space="0" w:color="auto"/>
      </w:divBdr>
    </w:div>
    <w:div w:id="220100314">
      <w:bodyDiv w:val="1"/>
      <w:marLeft w:val="0"/>
      <w:marRight w:val="0"/>
      <w:marTop w:val="0"/>
      <w:marBottom w:val="0"/>
      <w:divBdr>
        <w:top w:val="none" w:sz="0" w:space="0" w:color="auto"/>
        <w:left w:val="none" w:sz="0" w:space="0" w:color="auto"/>
        <w:bottom w:val="none" w:sz="0" w:space="0" w:color="auto"/>
        <w:right w:val="none" w:sz="0" w:space="0" w:color="auto"/>
      </w:divBdr>
    </w:div>
    <w:div w:id="443160808">
      <w:bodyDiv w:val="1"/>
      <w:marLeft w:val="0"/>
      <w:marRight w:val="0"/>
      <w:marTop w:val="0"/>
      <w:marBottom w:val="0"/>
      <w:divBdr>
        <w:top w:val="none" w:sz="0" w:space="0" w:color="auto"/>
        <w:left w:val="none" w:sz="0" w:space="0" w:color="auto"/>
        <w:bottom w:val="none" w:sz="0" w:space="0" w:color="auto"/>
        <w:right w:val="none" w:sz="0" w:space="0" w:color="auto"/>
      </w:divBdr>
    </w:div>
    <w:div w:id="1130436437">
      <w:bodyDiv w:val="1"/>
      <w:marLeft w:val="0"/>
      <w:marRight w:val="0"/>
      <w:marTop w:val="0"/>
      <w:marBottom w:val="0"/>
      <w:divBdr>
        <w:top w:val="none" w:sz="0" w:space="0" w:color="auto"/>
        <w:left w:val="none" w:sz="0" w:space="0" w:color="auto"/>
        <w:bottom w:val="none" w:sz="0" w:space="0" w:color="auto"/>
        <w:right w:val="none" w:sz="0" w:space="0" w:color="auto"/>
      </w:divBdr>
    </w:div>
    <w:div w:id="1344358512">
      <w:bodyDiv w:val="1"/>
      <w:marLeft w:val="0"/>
      <w:marRight w:val="0"/>
      <w:marTop w:val="0"/>
      <w:marBottom w:val="0"/>
      <w:divBdr>
        <w:top w:val="none" w:sz="0" w:space="0" w:color="auto"/>
        <w:left w:val="none" w:sz="0" w:space="0" w:color="auto"/>
        <w:bottom w:val="none" w:sz="0" w:space="0" w:color="auto"/>
        <w:right w:val="none" w:sz="0" w:space="0" w:color="auto"/>
      </w:divBdr>
    </w:div>
    <w:div w:id="14359814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emf"/><Relationship Id="rId18" Type="http://schemas.openxmlformats.org/officeDocument/2006/relationships/image" Target="media/image6.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oleObject" Target="embeddings/oleObject3.bin"/><Relationship Id="rId7" Type="http://schemas.openxmlformats.org/officeDocument/2006/relationships/endnotes" Target="endnotes.xml"/><Relationship Id="rId12" Type="http://schemas.openxmlformats.org/officeDocument/2006/relationships/hyperlink" Target="https://ec.europa.eu/eurostat/cros/content/essnetbigdata_en" TargetMode="External"/><Relationship Id="rId17" Type="http://schemas.openxmlformats.org/officeDocument/2006/relationships/image" Target="media/image5.png"/><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oleObject" Target="embeddings/oleObject2.bin"/><Relationship Id="rId20" Type="http://schemas.openxmlformats.org/officeDocument/2006/relationships/image" Target="media/image8.emf"/><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c.europa.eu/eurostat/cros/content/essnetbigdata_en" TargetMode="External"/><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image" Target="media/image4.emf"/><Relationship Id="rId23" Type="http://schemas.openxmlformats.org/officeDocument/2006/relationships/image" Target="media/image10.png"/><Relationship Id="rId28" Type="http://schemas.microsoft.com/office/2011/relationships/people" Target="people.xml"/><Relationship Id="rId10" Type="http://schemas.openxmlformats.org/officeDocument/2006/relationships/image" Target="media/image2.jpeg"/><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image" Target="cid:FF0C5DD7075E7D43BCF4E4A2C0F6F5C8@ec.europa.eu" TargetMode="External"/><Relationship Id="rId14" Type="http://schemas.openxmlformats.org/officeDocument/2006/relationships/oleObject" Target="embeddings/oleObject1.bin"/><Relationship Id="rId22" Type="http://schemas.openxmlformats.org/officeDocument/2006/relationships/image" Target="media/image9.jpeg"/><Relationship Id="rId27" Type="http://schemas.openxmlformats.org/officeDocument/2006/relationships/fontTable" Target="fontTable.xm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7612C52-FD7A-45E2-B37E-56A9F083FA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14</Pages>
  <Words>1910</Words>
  <Characters>12034</Characters>
  <Application>Microsoft Office Word</Application>
  <DocSecurity>0</DocSecurity>
  <Lines>100</Lines>
  <Paragraphs>27</Paragraphs>
  <ScaleCrop>false</ScaleCrop>
  <HeadingPairs>
    <vt:vector size="2" baseType="variant">
      <vt:variant>
        <vt:lpstr>Titel</vt:lpstr>
      </vt:variant>
      <vt:variant>
        <vt:i4>1</vt:i4>
      </vt:variant>
    </vt:vector>
  </HeadingPairs>
  <TitlesOfParts>
    <vt:vector size="1" baseType="lpstr">
      <vt:lpstr/>
    </vt:vector>
  </TitlesOfParts>
  <Company>Statistisches Bundesamt</Company>
  <LinksUpToDate>false</LinksUpToDate>
  <CharactersWithSpaces>13917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De Lazzer, Jakob (F205)</dc:creator>
  <cp:lastModifiedBy>De Lazzer, Jakob (F205)</cp:lastModifiedBy>
  <cp:revision>2</cp:revision>
  <cp:lastPrinted>2019-09-06T10:18:00Z</cp:lastPrinted>
  <dcterms:created xsi:type="dcterms:W3CDTF">2020-09-08T08:55:00Z</dcterms:created>
  <dcterms:modified xsi:type="dcterms:W3CDTF">2020-09-08T08:55:00Z</dcterms:modified>
</cp:coreProperties>
</file>